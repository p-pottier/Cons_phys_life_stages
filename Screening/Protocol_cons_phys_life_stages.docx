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0F029F" w:rsidR="00A12110" w:rsidP="000F029F" w:rsidRDefault="00A12110" w14:paraId="68DE51F1" w14:textId="77777777">
      <w:pPr>
        <w:jc w:val="both"/>
        <w:rPr>
          <w:rFonts w:ascii="Georgia" w:hAnsi="Georgia" w:cs="Arial"/>
          <w:sz w:val="8"/>
          <w:szCs w:val="8"/>
        </w:rPr>
      </w:pPr>
    </w:p>
    <w:p w:rsidRPr="00E063D3" w:rsidR="004C5258" w:rsidP="000F029F" w:rsidRDefault="00DB5DF8" w14:paraId="383E4596" w14:textId="3378A4F1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</w:pPr>
      <w:r w:rsidRPr="00E063D3"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  <w:t>S</w:t>
      </w:r>
      <w:r w:rsidRPr="00E063D3" w:rsidR="001311BE"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  <w:t>etting up for the screening</w:t>
      </w:r>
    </w:p>
    <w:p w:rsidRPr="000F46B4" w:rsidR="00DB5DF8" w:rsidP="000F029F" w:rsidRDefault="0040694C" w14:paraId="2FD15E12" w14:textId="3E304C31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>First</w:t>
      </w:r>
      <w:r w:rsidRPr="000F46B4" w:rsidR="00CA28C4">
        <w:rPr>
          <w:rFonts w:ascii="Georgia" w:hAnsi="Georgia" w:cs="Arial"/>
        </w:rPr>
        <w:t xml:space="preserve">, we need to assess whether </w:t>
      </w:r>
      <w:r w:rsidRPr="000F46B4" w:rsidR="00D4339C">
        <w:rPr>
          <w:rFonts w:ascii="Georgia" w:hAnsi="Georgia" w:cs="Arial"/>
        </w:rPr>
        <w:t>the identified articles are relevant. The first step is</w:t>
      </w:r>
      <w:r w:rsidR="0096275A">
        <w:rPr>
          <w:rFonts w:ascii="Georgia" w:hAnsi="Georgia" w:cs="Arial"/>
        </w:rPr>
        <w:t xml:space="preserve"> to</w:t>
      </w:r>
      <w:r w:rsidRPr="000F46B4" w:rsidR="00D4339C">
        <w:rPr>
          <w:rFonts w:ascii="Georgia" w:hAnsi="Georgia" w:cs="Arial"/>
        </w:rPr>
        <w:t xml:space="preserve"> skim through the titles, abstracts, and keywords </w:t>
      </w:r>
      <w:r w:rsidR="005D2F47">
        <w:rPr>
          <w:rFonts w:ascii="Georgia" w:hAnsi="Georgia" w:cs="Arial"/>
        </w:rPr>
        <w:t>to identify relevant studies.</w:t>
      </w:r>
      <w:r w:rsidRPr="000F46B4" w:rsidR="00D4339C">
        <w:rPr>
          <w:rFonts w:ascii="Georgia" w:hAnsi="Georgia" w:cs="Arial"/>
        </w:rPr>
        <w:t xml:space="preserve"> This step will be performed in </w:t>
      </w:r>
      <w:hyperlink w:history="1" r:id="rId8">
        <w:r w:rsidRPr="000F46B4" w:rsidR="00CA2B3F">
          <w:rPr>
            <w:rStyle w:val="Hyperlink"/>
            <w:rFonts w:ascii="Georgia" w:hAnsi="Georgia" w:cs="Arial"/>
          </w:rPr>
          <w:t>https://www.rayyan.ai/</w:t>
        </w:r>
      </w:hyperlink>
      <w:r w:rsidRPr="000F46B4" w:rsidR="00CA2B3F">
        <w:rPr>
          <w:rFonts w:ascii="Georgia" w:hAnsi="Georgia" w:cs="Arial"/>
        </w:rPr>
        <w:t xml:space="preserve">. </w:t>
      </w:r>
      <w:r w:rsidRPr="000F46B4" w:rsidR="00AC70D3">
        <w:rPr>
          <w:rFonts w:ascii="Georgia" w:hAnsi="Georgia" w:cs="Arial"/>
        </w:rPr>
        <w:t xml:space="preserve">Rayyan is a web platform that greatly simplifies this process by highlighting relevant keywords in the documents. </w:t>
      </w:r>
    </w:p>
    <w:p w:rsidRPr="000F46B4" w:rsidR="00277ADC" w:rsidP="000F029F" w:rsidRDefault="00F74506" w14:paraId="3595EC06" w14:textId="09572880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>Below is a</w:t>
      </w:r>
      <w:r w:rsidRPr="000F46B4" w:rsidR="003142C7">
        <w:rPr>
          <w:rFonts w:ascii="Georgia" w:hAnsi="Georgia" w:cs="Arial"/>
        </w:rPr>
        <w:t xml:space="preserve"> walk-through on how to use Rayyan</w:t>
      </w:r>
      <w:r w:rsidRPr="000F46B4">
        <w:rPr>
          <w:rFonts w:ascii="Georgia" w:hAnsi="Georgia" w:cs="Arial"/>
        </w:rPr>
        <w:t xml:space="preserve"> (more information can also be found at </w:t>
      </w:r>
      <w:hyperlink w:history="1" r:id="rId9">
        <w:r w:rsidRPr="00B54ADE" w:rsidR="002572EE">
          <w:rPr>
            <w:rStyle w:val="Hyperlink"/>
            <w:rFonts w:ascii="Georgia" w:hAnsi="Georgia" w:cs="Arial"/>
          </w:rPr>
          <w:t>https://help.rayyan.ai/hc/en-us/articles/22697630697617-Getting-Started-with-Rayyan-A-Quick-Start-Guide</w:t>
        </w:r>
      </w:hyperlink>
      <w:r w:rsidR="002572EE">
        <w:rPr>
          <w:rFonts w:ascii="Georgia" w:hAnsi="Georgia" w:cs="Arial"/>
        </w:rPr>
        <w:t>, and I wil</w:t>
      </w:r>
      <w:r w:rsidRPr="000F46B4">
        <w:rPr>
          <w:rFonts w:ascii="Georgia" w:hAnsi="Georgia" w:cs="Arial"/>
        </w:rPr>
        <w:t>l be happy to address any</w:t>
      </w:r>
      <w:r w:rsidRPr="000F46B4" w:rsidR="00717387">
        <w:rPr>
          <w:rFonts w:ascii="Georgia" w:hAnsi="Georgia" w:cs="Arial"/>
        </w:rPr>
        <w:t xml:space="preserve"> questions</w:t>
      </w:r>
      <w:r w:rsidRPr="000F46B4">
        <w:rPr>
          <w:rFonts w:ascii="Georgia" w:hAnsi="Georgia" w:cs="Arial"/>
        </w:rPr>
        <w:t xml:space="preserve">). </w:t>
      </w:r>
    </w:p>
    <w:p w:rsidRPr="000F46B4" w:rsidR="00277ADC" w:rsidP="000F029F" w:rsidRDefault="00C16816" w14:paraId="702C16AC" w14:textId="14BF60DE">
      <w:pPr>
        <w:keepNext/>
        <w:jc w:val="both"/>
        <w:rPr>
          <w:rFonts w:ascii="Georgia" w:hAnsi="Georgia" w:cs="Arial"/>
        </w:rPr>
      </w:pPr>
      <w:r w:rsidRPr="00C16816">
        <w:rPr>
          <w:rFonts w:ascii="Georgia" w:hAnsi="Georgia" w:cs="Arial"/>
          <w:noProof/>
        </w:rPr>
        <w:drawing>
          <wp:inline distT="0" distB="0" distL="0" distR="0" wp14:anchorId="0CF3D79A" wp14:editId="62612B8F">
            <wp:extent cx="6645910" cy="3164205"/>
            <wp:effectExtent l="0" t="0" r="2540" b="0"/>
            <wp:docPr id="1479492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9201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820" w:rsidP="000F029F" w:rsidRDefault="00277ADC" w14:paraId="03C6241C" w14:textId="0BA66161">
      <w:pPr>
        <w:jc w:val="both"/>
        <w:rPr>
          <w:rFonts w:ascii="Georgia" w:hAnsi="Georgia" w:cs="Arial"/>
        </w:rPr>
      </w:pPr>
      <w:r w:rsidRPr="2B88ED22" w:rsidR="2B88ED22">
        <w:rPr>
          <w:rFonts w:ascii="Georgia" w:hAnsi="Georgia" w:cs="Arial"/>
        </w:rPr>
        <w:t>This is the screen you should find when you log into the</w:t>
      </w:r>
      <w:r w:rsidRPr="2B88ED22" w:rsidR="2B88ED22">
        <w:rPr>
          <w:rFonts w:ascii="Georgia" w:hAnsi="Georgia" w:cs="Arial"/>
        </w:rPr>
        <w:t xml:space="preserve"> project. </w:t>
      </w:r>
      <w:r w:rsidRPr="2B88ED22" w:rsidR="2B88ED22">
        <w:rPr>
          <w:rFonts w:ascii="Georgia" w:hAnsi="Georgia" w:cs="Arial"/>
        </w:rPr>
        <w:t>Make sure you are on the “Screening” tab (see above)</w:t>
      </w:r>
      <w:r w:rsidRPr="2B88ED22" w:rsidR="2B88ED22">
        <w:rPr>
          <w:rFonts w:ascii="Georgia" w:hAnsi="Georgia" w:cs="Arial"/>
        </w:rPr>
        <w:t>, and that you active the filters on the right</w:t>
      </w:r>
      <w:r w:rsidRPr="2B88ED22" w:rsidR="2B88ED22">
        <w:rPr>
          <w:rFonts w:ascii="Georgia" w:hAnsi="Georgia" w:cs="Arial"/>
        </w:rPr>
        <w:t>-</w:t>
      </w:r>
      <w:r w:rsidRPr="2B88ED22" w:rsidR="2B88ED22">
        <w:rPr>
          <w:rFonts w:ascii="Georgia" w:hAnsi="Georgia" w:cs="Arial"/>
        </w:rPr>
        <w:t xml:space="preserve">hand side (see red circles above). </w:t>
      </w:r>
    </w:p>
    <w:p w:rsidR="2B88ED22" w:rsidP="2B88ED22" w:rsidRDefault="2B88ED22" w14:paraId="0A4F558F" w14:textId="5F20A915">
      <w:pPr>
        <w:jc w:val="both"/>
        <w:rPr>
          <w:ins w:author="Utente guest" w:date="2024-11-18T09:21:04.049Z" w16du:dateUtc="2024-11-18T09:21:04.049Z" w:id="615475779"/>
        </w:rPr>
      </w:pPr>
    </w:p>
    <w:p w:rsidR="00EE218C" w:rsidP="000F029F" w:rsidRDefault="003B1BDD" w14:paraId="7FFEA2A9" w14:textId="01452506">
      <w:pPr>
        <w:jc w:val="both"/>
        <w:rPr>
          <w:rFonts w:ascii="Georgia" w:hAnsi="Georgia" w:cs="Arial"/>
        </w:rPr>
      </w:pPr>
      <w:r w:rsidRPr="003B1BDD">
        <w:rPr>
          <w:rFonts w:ascii="Georgia" w:hAnsi="Georgia" w:cs="Arial"/>
          <w:noProof/>
        </w:rPr>
        <w:drawing>
          <wp:inline distT="0" distB="0" distL="0" distR="0" wp14:anchorId="54AA1106" wp14:editId="5663173C">
            <wp:extent cx="6645910" cy="3170555"/>
            <wp:effectExtent l="0" t="0" r="2540" b="0"/>
            <wp:docPr id="1567655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5565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46B4" w:rsidR="00EE218C" w:rsidP="000F029F" w:rsidRDefault="00EE218C" w14:paraId="4938F039" w14:textId="12601E49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 xml:space="preserve">I also strongly recommend turning “Auto Scroll” </w:t>
      </w:r>
      <w:r w:rsidRPr="00EF76D2">
        <w:rPr>
          <w:rFonts w:ascii="Georgia" w:hAnsi="Georgia" w:cs="Arial"/>
          <w:u w:val="single"/>
        </w:rPr>
        <w:t>off</w:t>
      </w:r>
      <w:r w:rsidR="0096275A">
        <w:rPr>
          <w:rFonts w:ascii="Georgia" w:hAnsi="Georgia" w:cs="Arial"/>
        </w:rPr>
        <w:t xml:space="preserve">. Also </w:t>
      </w:r>
      <w:r w:rsidRPr="00EF76D2" w:rsidR="003B1BDD">
        <w:rPr>
          <w:rFonts w:ascii="Georgia" w:hAnsi="Georgia" w:cs="Arial"/>
          <w:u w:val="single"/>
        </w:rPr>
        <w:t>avoid filtering articles</w:t>
      </w:r>
      <w:r w:rsidR="003B1BDD">
        <w:rPr>
          <w:rFonts w:ascii="Georgia" w:hAnsi="Georgia" w:cs="Arial"/>
        </w:rPr>
        <w:t xml:space="preserve"> (keep to “All articles”</w:t>
      </w:r>
      <w:r w:rsidR="00C7347C">
        <w:rPr>
          <w:rFonts w:ascii="Georgia" w:hAnsi="Georgia" w:cs="Arial"/>
        </w:rPr>
        <w:t>; or make sure to refresh regularly if you use “Undecided”</w:t>
      </w:r>
      <w:r w:rsidR="003B1BDD">
        <w:rPr>
          <w:rFonts w:ascii="Georgia" w:hAnsi="Georgia" w:cs="Arial"/>
        </w:rPr>
        <w:t xml:space="preserve">). </w:t>
      </w:r>
      <w:r w:rsidR="00C7347C">
        <w:rPr>
          <w:rFonts w:ascii="Georgia" w:hAnsi="Georgia" w:cs="Arial"/>
        </w:rPr>
        <w:t xml:space="preserve">See above. </w:t>
      </w:r>
    </w:p>
    <w:p w:rsidRPr="000F46B4" w:rsidR="00D3580E" w:rsidP="000F029F" w:rsidRDefault="00E91E9F" w14:paraId="1B5D3467" w14:textId="35678954">
      <w:pPr>
        <w:keepNext/>
        <w:jc w:val="both"/>
        <w:rPr>
          <w:rFonts w:ascii="Georgia" w:hAnsi="Georgia" w:cs="Arial"/>
        </w:rPr>
      </w:pPr>
      <w:r w:rsidRPr="00E91E9F">
        <w:rPr>
          <w:rFonts w:ascii="Georgia" w:hAnsi="Georgia" w:cs="Arial"/>
          <w:noProof/>
        </w:rPr>
        <w:lastRenderedPageBreak/>
        <w:drawing>
          <wp:inline distT="0" distB="0" distL="0" distR="0" wp14:anchorId="600C24B8" wp14:editId="78A68BD7">
            <wp:extent cx="6645910" cy="3147060"/>
            <wp:effectExtent l="0" t="0" r="2540" b="0"/>
            <wp:docPr id="1644058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890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46B4" w:rsidR="00377DF4" w:rsidP="000F029F" w:rsidRDefault="00D53FE1" w14:paraId="1E6CE6ED" w14:textId="3214365A">
      <w:pPr>
        <w:pStyle w:val="Caption"/>
        <w:jc w:val="both"/>
        <w:rPr>
          <w:rFonts w:ascii="Georgia" w:hAnsi="Georgia" w:cs="Arial"/>
          <w:i w:val="0"/>
          <w:iCs w:val="0"/>
          <w:color w:val="auto"/>
          <w:sz w:val="22"/>
          <w:szCs w:val="22"/>
        </w:rPr>
      </w:pPr>
      <w:r>
        <w:rPr>
          <w:rFonts w:ascii="Georgia" w:hAnsi="Georgia" w:cs="Arial"/>
          <w:i w:val="0"/>
          <w:iCs w:val="0"/>
          <w:color w:val="auto"/>
          <w:sz w:val="22"/>
          <w:szCs w:val="22"/>
        </w:rPr>
        <w:t>O</w:t>
      </w:r>
      <w:r w:rsidR="00C16816">
        <w:rPr>
          <w:rFonts w:ascii="Georgia" w:hAnsi="Georgia" w:cs="Arial"/>
          <w:i w:val="0"/>
          <w:iCs w:val="0"/>
          <w:color w:val="auto"/>
          <w:sz w:val="22"/>
          <w:szCs w:val="22"/>
        </w:rPr>
        <w:t>nce you have activated filters</w:t>
      </w:r>
      <w:r>
        <w:rPr>
          <w:rFonts w:ascii="Georgia" w:hAnsi="Georgia" w:cs="Arial"/>
          <w:i w:val="0"/>
          <w:iCs w:val="0"/>
          <w:color w:val="auto"/>
          <w:sz w:val="22"/>
          <w:szCs w:val="22"/>
        </w:rPr>
        <w:t>, you</w:t>
      </w:r>
      <w:r w:rsidRPr="000F46B4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 can find “keywords” to “include” or “exclude”. </w:t>
      </w:r>
      <w:r w:rsidR="002C4B01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It </w:t>
      </w:r>
      <w:r w:rsidRPr="000F46B4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will </w:t>
      </w:r>
      <w:r w:rsidR="002C4B01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basically </w:t>
      </w:r>
      <w:r w:rsidRPr="000F46B4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highlight relevant keywords in </w:t>
      </w:r>
      <w:r w:rsidRPr="00345550" w:rsidR="00D3580E">
        <w:rPr>
          <w:rFonts w:ascii="Georgia" w:hAnsi="Georgia" w:cs="Arial"/>
          <w:i w:val="0"/>
          <w:iCs w:val="0"/>
          <w:color w:val="auto"/>
          <w:sz w:val="22"/>
          <w:szCs w:val="22"/>
          <w:shd w:val="clear" w:color="auto" w:fill="79DD79"/>
        </w:rPr>
        <w:t>green</w:t>
      </w:r>
      <w:r w:rsidRPr="000F46B4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, and potentially irrelevant keywords in </w:t>
      </w:r>
      <w:r w:rsidRPr="00345550" w:rsidR="00D3580E">
        <w:rPr>
          <w:rFonts w:ascii="Georgia" w:hAnsi="Georgia" w:cs="Arial"/>
          <w:i w:val="0"/>
          <w:iCs w:val="0"/>
          <w:color w:val="auto"/>
          <w:sz w:val="22"/>
          <w:szCs w:val="22"/>
          <w:shd w:val="clear" w:color="auto" w:fill="FF5D37"/>
        </w:rPr>
        <w:t>red</w:t>
      </w:r>
      <w:r w:rsidRPr="00345550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>.</w:t>
      </w:r>
      <w:r w:rsidRPr="000F46B4" w:rsidR="00D3580E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 </w:t>
      </w:r>
      <w:r w:rsidR="002C4B01">
        <w:rPr>
          <w:rFonts w:ascii="Georgia" w:hAnsi="Georgia" w:cs="Arial"/>
          <w:i w:val="0"/>
          <w:iCs w:val="0"/>
          <w:color w:val="auto"/>
          <w:sz w:val="22"/>
          <w:szCs w:val="22"/>
        </w:rPr>
        <w:t xml:space="preserve">I have already added some keywords in both sections, but it is a good idea to add relevant/irrelevant keywords in those sections as you go through papers – it will help everyone </w:t>
      </w:r>
      <w:r w:rsidRPr="002C4B01" w:rsidR="002C4B01">
        <w:rPr>
          <mc:AlternateContent>
            <mc:Choice Requires="w16se">
              <w:rFonts w:ascii="Georgia" w:hAnsi="Georgia" w:cs="Arial"/>
            </mc:Choice>
            <mc:Fallback>
              <w:rFonts w:ascii="Segoe UI Emoji" w:hAnsi="Segoe UI Emoji" w:eastAsia="Segoe UI Emoji" w:cs="Segoe UI Emoji"/>
            </mc:Fallback>
          </mc:AlternateContent>
          <w:i w:val="0"/>
          <w:iCs w:val="0"/>
          <w:color w:val="auto"/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:rsidRPr="000F46B4" w:rsidR="00D3580E" w:rsidP="000F029F" w:rsidRDefault="00D3580E" w14:paraId="09663F4A" w14:textId="02DFFD3F">
      <w:pPr>
        <w:jc w:val="both"/>
        <w:rPr>
          <w:rFonts w:ascii="Georgia" w:hAnsi="Georgia" w:cs="Arial"/>
        </w:rPr>
      </w:pPr>
    </w:p>
    <w:p w:rsidRPr="000F46B4" w:rsidR="00D3580E" w:rsidP="000F029F" w:rsidRDefault="009E6E09" w14:paraId="2401BA55" w14:textId="141209E7">
      <w:pPr>
        <w:jc w:val="both"/>
        <w:rPr>
          <w:rFonts w:ascii="Georgia" w:hAnsi="Georgia" w:cs="Arial"/>
        </w:rPr>
      </w:pPr>
      <w:r w:rsidRPr="009E6E09">
        <w:rPr>
          <w:rFonts w:ascii="Georgia" w:hAnsi="Georgia" w:cs="Arial"/>
          <w:noProof/>
        </w:rPr>
        <w:drawing>
          <wp:inline distT="0" distB="0" distL="0" distR="0" wp14:anchorId="1312901A" wp14:editId="5E7FBB48">
            <wp:extent cx="6645910" cy="3147060"/>
            <wp:effectExtent l="0" t="0" r="2540" b="0"/>
            <wp:docPr id="9407823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8233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46B4" w:rsidR="00D3580E" w:rsidP="000F029F" w:rsidRDefault="009E6E09" w14:paraId="0BD32CAA" w14:textId="764D0BD3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>I</w:t>
      </w:r>
      <w:r w:rsidR="00021619">
        <w:rPr>
          <w:rFonts w:ascii="Georgia" w:hAnsi="Georgia" w:cs="Arial"/>
        </w:rPr>
        <w:t>n the middle panel, the</w:t>
      </w:r>
      <w:r w:rsidRPr="000F46B4" w:rsidR="00950B19">
        <w:rPr>
          <w:rFonts w:ascii="Georgia" w:hAnsi="Georgia" w:cs="Arial"/>
        </w:rPr>
        <w:t xml:space="preserve"> ti</w:t>
      </w:r>
      <w:r w:rsidRPr="000F46B4" w:rsidR="00CA1023">
        <w:rPr>
          <w:rFonts w:ascii="Georgia" w:hAnsi="Georgia" w:cs="Arial"/>
        </w:rPr>
        <w:t>tle</w:t>
      </w:r>
      <w:r w:rsidRPr="000F46B4" w:rsidR="002C3572">
        <w:rPr>
          <w:rFonts w:ascii="Georgia" w:hAnsi="Georgia" w:cs="Arial"/>
        </w:rPr>
        <w:t xml:space="preserve">, abstract, and keywords </w:t>
      </w:r>
      <w:r w:rsidRPr="000F46B4" w:rsidR="00CA1023">
        <w:rPr>
          <w:rFonts w:ascii="Georgia" w:hAnsi="Georgia" w:cs="Arial"/>
        </w:rPr>
        <w:t>should be displayed with</w:t>
      </w:r>
      <w:r w:rsidRPr="000F46B4" w:rsidR="004C0F1D">
        <w:rPr>
          <w:rFonts w:ascii="Georgia" w:hAnsi="Georgia" w:cs="Arial"/>
        </w:rPr>
        <w:t xml:space="preserve"> relevant keywords highlighted in </w:t>
      </w:r>
      <w:r w:rsidRPr="00345550" w:rsidR="00345550">
        <w:rPr>
          <w:rFonts w:ascii="Georgia" w:hAnsi="Georgia" w:cs="Arial"/>
          <w:shd w:val="clear" w:color="auto" w:fill="79DD79"/>
        </w:rPr>
        <w:t>green</w:t>
      </w:r>
      <w:r w:rsidRPr="000F46B4" w:rsidR="004C0F1D">
        <w:rPr>
          <w:rFonts w:ascii="Georgia" w:hAnsi="Georgia" w:cs="Arial"/>
        </w:rPr>
        <w:t xml:space="preserve">, and irrelevant keywords in </w:t>
      </w:r>
      <w:r w:rsidRPr="00345550" w:rsidR="00345550">
        <w:rPr>
          <w:rFonts w:ascii="Georgia" w:hAnsi="Georgia" w:cs="Arial"/>
          <w:shd w:val="clear" w:color="auto" w:fill="FF5D37"/>
        </w:rPr>
        <w:t>red</w:t>
      </w:r>
      <w:r w:rsidRPr="000F46B4" w:rsidR="004C0F1D">
        <w:rPr>
          <w:rFonts w:ascii="Georgia" w:hAnsi="Georgia" w:cs="Arial"/>
        </w:rPr>
        <w:t xml:space="preserve">. </w:t>
      </w:r>
      <w:r>
        <w:rPr>
          <w:rFonts w:ascii="Georgia" w:hAnsi="Georgia" w:cs="Arial"/>
        </w:rPr>
        <w:t xml:space="preserve">That is super helpful, and dramatically reduces the time it takes to </w:t>
      </w:r>
      <w:r w:rsidR="005E7343">
        <w:rPr>
          <w:rFonts w:ascii="Georgia" w:hAnsi="Georgia" w:cs="Arial"/>
        </w:rPr>
        <w:t>screen</w:t>
      </w:r>
      <w:r>
        <w:rPr>
          <w:rFonts w:ascii="Georgia" w:hAnsi="Georgia" w:cs="Arial"/>
        </w:rPr>
        <w:t xml:space="preserve"> the abstracts!</w:t>
      </w:r>
    </w:p>
    <w:p w:rsidRPr="000F46B4" w:rsidR="002D0E4C" w:rsidP="000F029F" w:rsidRDefault="002D0E4C" w14:paraId="040D8CB8" w14:textId="29C0CB83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>However, keep in mind tha</w:t>
      </w:r>
      <w:r w:rsidRPr="000F46B4" w:rsidR="0084629A">
        <w:rPr>
          <w:rFonts w:ascii="Georgia" w:hAnsi="Georgia" w:cs="Arial"/>
        </w:rPr>
        <w:t xml:space="preserve">t </w:t>
      </w:r>
      <w:r w:rsidR="00021619">
        <w:rPr>
          <w:rFonts w:ascii="Georgia" w:hAnsi="Georgia" w:cs="Arial"/>
        </w:rPr>
        <w:t>seeing</w:t>
      </w:r>
      <w:r w:rsidRPr="000F46B4">
        <w:rPr>
          <w:rFonts w:ascii="Georgia" w:hAnsi="Georgia" w:cs="Arial"/>
        </w:rPr>
        <w:t xml:space="preserve"> word</w:t>
      </w:r>
      <w:r w:rsidRPr="000F46B4" w:rsidR="0084629A">
        <w:rPr>
          <w:rFonts w:ascii="Georgia" w:hAnsi="Georgia" w:cs="Arial"/>
        </w:rPr>
        <w:t>s</w:t>
      </w:r>
      <w:r w:rsidRPr="000F46B4">
        <w:rPr>
          <w:rFonts w:ascii="Georgia" w:hAnsi="Georgia" w:cs="Arial"/>
        </w:rPr>
        <w:t xml:space="preserve"> highlighted in </w:t>
      </w:r>
      <w:r w:rsidRPr="00345550" w:rsidR="00345550">
        <w:rPr>
          <w:rFonts w:ascii="Georgia" w:hAnsi="Georgia" w:cs="Arial"/>
          <w:shd w:val="clear" w:color="auto" w:fill="FF5D37"/>
        </w:rPr>
        <w:t>red</w:t>
      </w:r>
      <w:r w:rsidRPr="000F46B4" w:rsidR="00345550">
        <w:rPr>
          <w:rFonts w:ascii="Georgia" w:hAnsi="Georgia" w:cs="Arial"/>
        </w:rPr>
        <w:t xml:space="preserve"> </w:t>
      </w:r>
      <w:r w:rsidRPr="000F46B4">
        <w:rPr>
          <w:rFonts w:ascii="Georgia" w:hAnsi="Georgia" w:cs="Arial"/>
        </w:rPr>
        <w:t xml:space="preserve">does </w:t>
      </w:r>
      <w:r w:rsidRPr="000F46B4">
        <w:rPr>
          <w:rFonts w:ascii="Georgia" w:hAnsi="Georgia" w:cs="Arial"/>
          <w:b/>
          <w:bCs/>
          <w:u w:val="single"/>
        </w:rPr>
        <w:t>NOT</w:t>
      </w:r>
      <w:r w:rsidRPr="000F46B4">
        <w:rPr>
          <w:rFonts w:ascii="Georgia" w:hAnsi="Georgia" w:cs="Arial"/>
        </w:rPr>
        <w:t xml:space="preserve"> mean a study is irrelevant! </w:t>
      </w:r>
      <w:r w:rsidRPr="000F46B4" w:rsidR="0084629A">
        <w:rPr>
          <w:rFonts w:ascii="Georgia" w:hAnsi="Georgia" w:cs="Arial"/>
        </w:rPr>
        <w:t xml:space="preserve">It </w:t>
      </w:r>
      <w:r w:rsidRPr="000F46B4" w:rsidR="000F46B4">
        <w:rPr>
          <w:rFonts w:ascii="Georgia" w:hAnsi="Georgia" w:cs="Arial"/>
        </w:rPr>
        <w:t>a visual guide to help you quickly identify red flags, but it is important to carefully look at those before you make a decision.</w:t>
      </w:r>
    </w:p>
    <w:p w:rsidRPr="000F46B4" w:rsidR="001311BE" w:rsidP="000F029F" w:rsidRDefault="001311BE" w14:paraId="096EFD2C" w14:textId="77777777">
      <w:pPr>
        <w:jc w:val="both"/>
        <w:rPr>
          <w:rFonts w:ascii="Georgia" w:hAnsi="Georgia" w:cs="Arial"/>
        </w:rPr>
      </w:pPr>
    </w:p>
    <w:p w:rsidRPr="000F46B4" w:rsidR="001311BE" w:rsidP="000F029F" w:rsidRDefault="000F46B4" w14:paraId="70EE65B6" w14:textId="31535BE0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br w:type="page"/>
      </w:r>
    </w:p>
    <w:p w:rsidRPr="00E063D3" w:rsidR="001311BE" w:rsidP="000F029F" w:rsidRDefault="001311BE" w14:paraId="1073DA29" w14:textId="70D8F703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</w:pPr>
      <w:r w:rsidRPr="00E063D3"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  <w:lastRenderedPageBreak/>
        <w:t xml:space="preserve">Screening </w:t>
      </w:r>
      <w:r w:rsidR="00E063D3"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  <w:t>articles</w:t>
      </w:r>
    </w:p>
    <w:p w:rsidRPr="000F46B4" w:rsidR="003711CE" w:rsidP="000F029F" w:rsidRDefault="00CB76EE" w14:paraId="64C74514" w14:textId="46418B15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 xml:space="preserve">We can now </w:t>
      </w:r>
      <w:r w:rsidRPr="000F46B4" w:rsidR="00223EFA">
        <w:rPr>
          <w:rFonts w:ascii="Georgia" w:hAnsi="Georgia" w:cs="Arial"/>
        </w:rPr>
        <w:t>move on</w:t>
      </w:r>
      <w:r w:rsidRPr="000F46B4" w:rsidR="009C4A39">
        <w:rPr>
          <w:rFonts w:ascii="Georgia" w:hAnsi="Georgia" w:cs="Arial"/>
        </w:rPr>
        <w:t>to</w:t>
      </w:r>
      <w:r w:rsidRPr="000F46B4" w:rsidR="00223EFA">
        <w:rPr>
          <w:rFonts w:ascii="Georgia" w:hAnsi="Georgia" w:cs="Arial"/>
        </w:rPr>
        <w:t xml:space="preserve"> the actual screening. Because we are performing a systematic review, we use </w:t>
      </w:r>
      <w:r w:rsidRPr="000F46B4" w:rsidR="003D48F2">
        <w:rPr>
          <w:rFonts w:ascii="Georgia" w:hAnsi="Georgia" w:cs="Arial"/>
        </w:rPr>
        <w:t xml:space="preserve">precise criteria to decide on the inclusion or exclusion of the papers screened. </w:t>
      </w:r>
      <w:r w:rsidRPr="000F46B4" w:rsidR="001311BE">
        <w:rPr>
          <w:rFonts w:ascii="Georgia" w:hAnsi="Georgia" w:cs="Arial"/>
        </w:rPr>
        <w:t xml:space="preserve">All </w:t>
      </w:r>
      <w:r w:rsidR="005E7343">
        <w:rPr>
          <w:rFonts w:ascii="Georgia" w:hAnsi="Georgia" w:cs="Arial"/>
        </w:rPr>
        <w:t xml:space="preserve">(abbreviated) </w:t>
      </w:r>
      <w:r w:rsidRPr="000F46B4" w:rsidR="001311BE">
        <w:rPr>
          <w:rFonts w:ascii="Georgia" w:hAnsi="Georgia" w:cs="Arial"/>
        </w:rPr>
        <w:t xml:space="preserve">criteria are </w:t>
      </w:r>
      <w:r w:rsidR="005E7343">
        <w:rPr>
          <w:rFonts w:ascii="Georgia" w:hAnsi="Georgia" w:cs="Arial"/>
        </w:rPr>
        <w:t>listed</w:t>
      </w:r>
      <w:r w:rsidRPr="000F46B4" w:rsidR="001311BE">
        <w:rPr>
          <w:rFonts w:ascii="Georgia" w:hAnsi="Georgia" w:cs="Arial"/>
        </w:rPr>
        <w:t xml:space="preserve"> </w:t>
      </w:r>
      <w:r w:rsidR="00952D13">
        <w:rPr>
          <w:rFonts w:ascii="Georgia" w:hAnsi="Georgia" w:cs="Arial"/>
        </w:rPr>
        <w:t xml:space="preserve">in the decision tree </w:t>
      </w:r>
      <w:r w:rsidRPr="000F46B4" w:rsidR="001311BE">
        <w:rPr>
          <w:rFonts w:ascii="Georgia" w:hAnsi="Georgia" w:cs="Arial"/>
        </w:rPr>
        <w:t>below.</w:t>
      </w:r>
    </w:p>
    <w:p w:rsidRPr="000F46B4" w:rsidR="003B7333" w:rsidP="000F029F" w:rsidRDefault="009D1D72" w14:paraId="220CD539" w14:textId="380F115C">
      <w:pPr>
        <w:jc w:val="center"/>
        <w:rPr>
          <w:rFonts w:ascii="Georgia" w:hAnsi="Georgia" w:cs="Arial"/>
        </w:rPr>
      </w:pPr>
      <w:r>
        <w:rPr>
          <w:rFonts w:ascii="Georgia" w:hAnsi="Georgia" w:cs="Arial"/>
          <w:noProof/>
        </w:rPr>
        <w:drawing>
          <wp:inline distT="0" distB="0" distL="0" distR="0" wp14:anchorId="208CA577" wp14:editId="022C5EA4">
            <wp:extent cx="5102163" cy="5820355"/>
            <wp:effectExtent l="0" t="0" r="3810" b="0"/>
            <wp:docPr id="12574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67" cy="58222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55BA" w:rsidP="000F029F" w:rsidRDefault="00E455BA" w14:paraId="57B2FB51" w14:textId="1FB3A481">
      <w:pPr>
        <w:jc w:val="both"/>
        <w:rPr>
          <w:rFonts w:ascii="Georgia" w:hAnsi="Georgia" w:cs="Arial"/>
        </w:rPr>
      </w:pPr>
      <w:r w:rsidRPr="00E455BA">
        <w:rPr>
          <w:rFonts w:ascii="Georgia" w:hAnsi="Georgia" w:cs="Arial"/>
        </w:rPr>
        <w:t xml:space="preserve">We will systematically review the literature to find studies that </w:t>
      </w:r>
      <w:r w:rsidRPr="00E455BA">
        <w:rPr>
          <w:rFonts w:ascii="Georgia" w:hAnsi="Georgia" w:cs="Arial"/>
          <w:b/>
          <w:bCs/>
        </w:rPr>
        <w:t>experimentally</w:t>
      </w:r>
      <w:r w:rsidRPr="00E455BA">
        <w:rPr>
          <w:rFonts w:ascii="Georgia" w:hAnsi="Georgia" w:cs="Arial"/>
        </w:rPr>
        <w:t xml:space="preserve"> </w:t>
      </w:r>
      <w:r w:rsidR="004659B5">
        <w:rPr>
          <w:rFonts w:ascii="Georgia" w:hAnsi="Georgia" w:cs="Arial"/>
          <w:b/>
          <w:bCs/>
        </w:rPr>
        <w:t xml:space="preserve">exposed living non-human animals to </w:t>
      </w:r>
      <w:r w:rsidRPr="00E455BA">
        <w:rPr>
          <w:rFonts w:ascii="Georgia" w:hAnsi="Georgia" w:cs="Arial"/>
          <w:b/>
          <w:bCs/>
        </w:rPr>
        <w:t>climatic stressors</w:t>
      </w:r>
      <w:r w:rsidRPr="00E455BA">
        <w:rPr>
          <w:rFonts w:ascii="Georgia" w:hAnsi="Georgia" w:cs="Arial"/>
        </w:rPr>
        <w:t xml:space="preserve"> (temperature, oxygen, pH, salinity, humidity), and </w:t>
      </w:r>
      <w:r w:rsidRPr="00E455BA">
        <w:rPr>
          <w:rFonts w:ascii="Georgia" w:hAnsi="Georgia" w:cs="Arial"/>
          <w:b/>
          <w:bCs/>
        </w:rPr>
        <w:t>measure</w:t>
      </w:r>
      <w:r w:rsidR="000F029F">
        <w:rPr>
          <w:rFonts w:ascii="Georgia" w:hAnsi="Georgia" w:cs="Arial"/>
          <w:b/>
          <w:bCs/>
        </w:rPr>
        <w:t>d</w:t>
      </w:r>
      <w:r w:rsidRPr="00E455BA">
        <w:rPr>
          <w:rFonts w:ascii="Georgia" w:hAnsi="Georgia" w:cs="Arial"/>
          <w:b/>
          <w:bCs/>
        </w:rPr>
        <w:t xml:space="preserve"> physiological and/or life-history traits</w:t>
      </w:r>
      <w:r w:rsidR="004659B5">
        <w:rPr>
          <w:rFonts w:ascii="Georgia" w:hAnsi="Georgia" w:cs="Arial"/>
          <w:b/>
          <w:bCs/>
        </w:rPr>
        <w:t xml:space="preserve">. </w:t>
      </w:r>
      <w:r w:rsidRPr="00E455BA">
        <w:rPr>
          <w:rFonts w:ascii="Georgia" w:hAnsi="Georgia" w:cs="Arial"/>
        </w:rPr>
        <w:t xml:space="preserve">Therefore, we will exclude reviews, meta-analyses, field observations, theoretical studies, editorials, and other study types without experimental manipulations. Note, however, that we will include </w:t>
      </w:r>
      <w:r w:rsidRPr="00EA75C6">
        <w:rPr>
          <w:rFonts w:ascii="Georgia" w:hAnsi="Georgia" w:cs="Arial"/>
          <w:b/>
          <w:bCs/>
        </w:rPr>
        <w:t>experimental studies performed in both laboratory and field settings</w:t>
      </w:r>
      <w:r w:rsidRPr="00E455BA">
        <w:rPr>
          <w:rFonts w:ascii="Georgia" w:hAnsi="Georgia" w:cs="Arial"/>
        </w:rPr>
        <w:t xml:space="preserve">, as long as climatic stressors were experimentally manipulated (e.g., modify operative body temperatures by adjusting nest depth of turtle eggs in the field). </w:t>
      </w:r>
      <w:r w:rsidRPr="00E455BA" w:rsidR="00496231">
        <w:rPr>
          <w:rFonts w:ascii="Georgia" w:hAnsi="Georgia" w:cs="Arial"/>
        </w:rPr>
        <w:t xml:space="preserve">Relevant climatic stressors will </w:t>
      </w:r>
      <w:r w:rsidRPr="00EA75C6" w:rsidR="00496231">
        <w:rPr>
          <w:rFonts w:ascii="Georgia" w:hAnsi="Georgia" w:cs="Arial"/>
          <w:b/>
          <w:bCs/>
        </w:rPr>
        <w:t>include temperature, oxygen, pH, salinity, and humidity</w:t>
      </w:r>
      <w:r w:rsidRPr="00E455BA" w:rsidR="00496231">
        <w:rPr>
          <w:rFonts w:ascii="Georgia" w:hAnsi="Georgia" w:cs="Arial"/>
        </w:rPr>
        <w:t xml:space="preserve">, but note that we </w:t>
      </w:r>
      <w:r w:rsidRPr="00EA75C6" w:rsidR="00496231">
        <w:rPr>
          <w:rFonts w:ascii="Georgia" w:hAnsi="Georgia" w:cs="Arial"/>
          <w:b/>
          <w:bCs/>
        </w:rPr>
        <w:t>may also include other, less common, climatic stressors</w:t>
      </w:r>
      <w:r w:rsidRPr="00E455BA" w:rsidR="00496231">
        <w:rPr>
          <w:rFonts w:ascii="Georgia" w:hAnsi="Georgia" w:cs="Arial"/>
        </w:rPr>
        <w:t xml:space="preserve"> if they are found in experimental studies (e.g., UV radiation levels). </w:t>
      </w:r>
      <w:r w:rsidRPr="00E455BA">
        <w:rPr>
          <w:rFonts w:ascii="Georgia" w:hAnsi="Georgia" w:cs="Arial"/>
        </w:rPr>
        <w:t xml:space="preserve">We will only focus </w:t>
      </w:r>
      <w:r w:rsidRPr="00B56613">
        <w:rPr>
          <w:rFonts w:ascii="Georgia" w:hAnsi="Georgia" w:cs="Arial"/>
        </w:rPr>
        <w:t>on</w:t>
      </w:r>
      <w:r w:rsidRPr="00EA75C6">
        <w:rPr>
          <w:rFonts w:ascii="Georgia" w:hAnsi="Georgia" w:cs="Arial"/>
          <w:b/>
          <w:bCs/>
        </w:rPr>
        <w:t xml:space="preserve"> </w:t>
      </w:r>
      <w:r w:rsidR="00496231">
        <w:rPr>
          <w:rFonts w:ascii="Georgia" w:hAnsi="Georgia" w:cs="Arial"/>
          <w:b/>
          <w:bCs/>
        </w:rPr>
        <w:t xml:space="preserve">living </w:t>
      </w:r>
      <w:r w:rsidRPr="00EA75C6">
        <w:rPr>
          <w:rFonts w:ascii="Georgia" w:hAnsi="Georgia" w:cs="Arial"/>
          <w:b/>
          <w:bCs/>
        </w:rPr>
        <w:t>non-human animals</w:t>
      </w:r>
      <w:r w:rsidRPr="00E455BA">
        <w:rPr>
          <w:rFonts w:ascii="Georgia" w:hAnsi="Georgia" w:cs="Arial"/>
        </w:rPr>
        <w:t>, hence excluding humans, plants, microorganisms</w:t>
      </w:r>
      <w:r w:rsidR="006940A4">
        <w:rPr>
          <w:rFonts w:ascii="Georgia" w:hAnsi="Georgia" w:cs="Arial"/>
        </w:rPr>
        <w:t>, or cells/organs isolated before the exposure to the climatic stressor</w:t>
      </w:r>
      <w:r w:rsidRPr="00E455BA">
        <w:rPr>
          <w:rFonts w:ascii="Georgia" w:hAnsi="Georgia" w:cs="Arial"/>
        </w:rPr>
        <w:t>.</w:t>
      </w:r>
      <w:r w:rsidR="004659B5">
        <w:rPr>
          <w:rFonts w:ascii="Georgia" w:hAnsi="Georgia" w:cs="Arial"/>
        </w:rPr>
        <w:t xml:space="preserve"> </w:t>
      </w:r>
      <w:r w:rsidRPr="00E455BA">
        <w:rPr>
          <w:rFonts w:ascii="Georgia" w:hAnsi="Georgia" w:cs="Arial"/>
        </w:rPr>
        <w:t xml:space="preserve">We will only focus on </w:t>
      </w:r>
      <w:r w:rsidRPr="00EA75C6">
        <w:rPr>
          <w:rFonts w:ascii="Georgia" w:hAnsi="Georgia" w:cs="Arial"/>
          <w:b/>
          <w:bCs/>
        </w:rPr>
        <w:t>physiological or life-history traits</w:t>
      </w:r>
      <w:r w:rsidRPr="00E455BA">
        <w:rPr>
          <w:rFonts w:ascii="Georgia" w:hAnsi="Georgia" w:cs="Arial"/>
        </w:rPr>
        <w:t xml:space="preserve"> (e.g., environmental tolerance, reproduction, metabolic rates, immune responses, hormone levels, etc) to gain an overview of the field of conservation physiology broadly defined.  </w:t>
      </w:r>
    </w:p>
    <w:p w:rsidRPr="000F46B4" w:rsidR="00E74C5D" w:rsidP="000F029F" w:rsidRDefault="00E74C5D" w14:paraId="39FE7A43" w14:textId="480B7C39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 xml:space="preserve">Please make sure you </w:t>
      </w:r>
      <w:r w:rsidRPr="000F46B4">
        <w:rPr>
          <w:rFonts w:ascii="Georgia" w:hAnsi="Georgia" w:cs="Arial"/>
          <w:b/>
          <w:bCs/>
          <w:color w:val="FF0000"/>
          <w:u w:val="single"/>
        </w:rPr>
        <w:t>carefully</w:t>
      </w:r>
      <w:r w:rsidRPr="000F46B4">
        <w:rPr>
          <w:rFonts w:ascii="Georgia" w:hAnsi="Georgia" w:cs="Arial"/>
          <w:b/>
          <w:bCs/>
          <w:color w:val="FF0000"/>
        </w:rPr>
        <w:t xml:space="preserve"> </w:t>
      </w:r>
      <w:r w:rsidR="00C61C1E">
        <w:rPr>
          <w:rFonts w:ascii="Georgia" w:hAnsi="Georgia" w:cs="Arial"/>
        </w:rPr>
        <w:t>read and understand each criterion</w:t>
      </w:r>
      <w:r w:rsidRPr="000F46B4">
        <w:rPr>
          <w:rFonts w:ascii="Georgia" w:hAnsi="Georgia" w:cs="Arial"/>
        </w:rPr>
        <w:t xml:space="preserve">. </w:t>
      </w:r>
      <w:r w:rsidR="0043065B">
        <w:rPr>
          <w:rFonts w:ascii="Georgia" w:hAnsi="Georgia" w:cs="Arial"/>
        </w:rPr>
        <w:t>I recommend printing th</w:t>
      </w:r>
      <w:r w:rsidR="00D639E3">
        <w:rPr>
          <w:rFonts w:ascii="Georgia" w:hAnsi="Georgia" w:cs="Arial"/>
        </w:rPr>
        <w:t>e decision tree</w:t>
      </w:r>
      <w:r w:rsidR="0043065B">
        <w:rPr>
          <w:rFonts w:ascii="Georgia" w:hAnsi="Georgia" w:cs="Arial"/>
        </w:rPr>
        <w:t xml:space="preserve"> </w:t>
      </w:r>
      <w:r w:rsidR="00E455BA">
        <w:rPr>
          <w:rFonts w:ascii="Georgia" w:hAnsi="Georgia" w:cs="Arial"/>
        </w:rPr>
        <w:t xml:space="preserve">and the description of each criteria, </w:t>
      </w:r>
      <w:r w:rsidR="0043065B">
        <w:rPr>
          <w:rFonts w:ascii="Georgia" w:hAnsi="Georgia" w:cs="Arial"/>
        </w:rPr>
        <w:t xml:space="preserve">and having </w:t>
      </w:r>
      <w:r w:rsidR="00E455BA">
        <w:rPr>
          <w:rFonts w:ascii="Georgia" w:hAnsi="Georgia" w:cs="Arial"/>
        </w:rPr>
        <w:t>these</w:t>
      </w:r>
      <w:r w:rsidR="00D639E3">
        <w:rPr>
          <w:rFonts w:ascii="Georgia" w:hAnsi="Georgia" w:cs="Arial"/>
        </w:rPr>
        <w:t xml:space="preserve"> in front of </w:t>
      </w:r>
      <w:r w:rsidR="0043065B">
        <w:rPr>
          <w:rFonts w:ascii="Georgia" w:hAnsi="Georgia" w:cs="Arial"/>
        </w:rPr>
        <w:t xml:space="preserve">you while screening. </w:t>
      </w:r>
    </w:p>
    <w:p w:rsidR="008B003F" w:rsidP="000F029F" w:rsidRDefault="008B003F" w14:paraId="7C4FFDD4" w14:textId="364F5FF4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lastRenderedPageBreak/>
        <w:t xml:space="preserve">We will all be working on the same Rayyan project for the abstract screening. </w:t>
      </w:r>
      <w:r w:rsidR="004010A6">
        <w:rPr>
          <w:rFonts w:ascii="Georgia" w:hAnsi="Georgia" w:cs="Arial"/>
        </w:rPr>
        <w:t xml:space="preserve">However, you have all been allocated a specific number of papers to screen. </w:t>
      </w:r>
      <w:r w:rsidRPr="004010A6" w:rsidR="004010A6">
        <w:rPr>
          <w:rFonts w:ascii="Georgia" w:hAnsi="Georgia" w:cs="Arial"/>
          <w:b/>
          <w:bCs/>
        </w:rPr>
        <w:t>Make sure to filter to</w:t>
      </w:r>
      <w:r w:rsidRPr="00F717A6" w:rsidR="004010A6">
        <w:rPr>
          <w:rFonts w:ascii="Georgia" w:hAnsi="Georgia" w:cs="Arial"/>
          <w:b/>
          <w:bCs/>
        </w:rPr>
        <w:t xml:space="preserve"> </w:t>
      </w:r>
      <w:r w:rsidRPr="004010A6" w:rsidR="004010A6">
        <w:rPr>
          <w:rFonts w:ascii="Georgia" w:hAnsi="Georgia" w:cs="Arial"/>
          <w:b/>
          <w:bCs/>
          <w:color w:val="FF0000"/>
          <w:u w:val="single"/>
        </w:rPr>
        <w:t xml:space="preserve">only </w:t>
      </w:r>
      <w:r w:rsidRPr="004010A6" w:rsidR="004010A6">
        <w:rPr>
          <w:rFonts w:ascii="Georgia" w:hAnsi="Georgia" w:cs="Arial"/>
          <w:b/>
          <w:bCs/>
        </w:rPr>
        <w:t>screen the papers</w:t>
      </w:r>
      <w:r w:rsidR="00430DBB">
        <w:rPr>
          <w:rFonts w:ascii="Georgia" w:hAnsi="Georgia" w:cs="Arial"/>
          <w:b/>
          <w:bCs/>
        </w:rPr>
        <w:t xml:space="preserve"> you have been allocated to</w:t>
      </w:r>
      <w:r w:rsidRPr="004010A6" w:rsidR="004010A6">
        <w:rPr>
          <w:rFonts w:ascii="Georgia" w:hAnsi="Georgia" w:cs="Arial"/>
        </w:rPr>
        <w:t xml:space="preserve">. </w:t>
      </w:r>
    </w:p>
    <w:p w:rsidR="00371788" w:rsidP="000F029F" w:rsidRDefault="004010A6" w14:paraId="0DE13B72" w14:textId="12FCED24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>To find the papers you have been allocated to, check the tab “</w:t>
      </w:r>
      <w:r w:rsidRPr="00371788">
        <w:rPr>
          <w:rFonts w:ascii="Georgia" w:hAnsi="Georgia" w:cs="Arial"/>
          <w:b/>
          <w:bCs/>
        </w:rPr>
        <w:t>Search methods</w:t>
      </w:r>
      <w:r>
        <w:rPr>
          <w:rFonts w:ascii="Georgia" w:hAnsi="Georgia" w:cs="Arial"/>
        </w:rPr>
        <w:t>” on the</w:t>
      </w:r>
      <w:r w:rsidR="00C61C1E">
        <w:rPr>
          <w:rFonts w:ascii="Georgia" w:hAnsi="Georgia" w:cs="Arial"/>
        </w:rPr>
        <w:t xml:space="preserve"> right</w:t>
      </w:r>
      <w:r>
        <w:rPr>
          <w:rFonts w:ascii="Georgia" w:hAnsi="Georgia" w:cs="Arial"/>
        </w:rPr>
        <w:t xml:space="preserve"> </w:t>
      </w:r>
      <w:r w:rsidR="008A037A">
        <w:rPr>
          <w:rFonts w:ascii="Georgia" w:hAnsi="Georgia" w:cs="Arial"/>
        </w:rPr>
        <w:t>hand panel (</w:t>
      </w:r>
      <w:r w:rsidR="00C61C1E">
        <w:rPr>
          <w:rFonts w:ascii="Georgia" w:hAnsi="Georgia" w:cs="Arial"/>
        </w:rPr>
        <w:t>you might have to scroll down a little bit</w:t>
      </w:r>
      <w:r w:rsidR="008A037A">
        <w:rPr>
          <w:rFonts w:ascii="Georgia" w:hAnsi="Georgia" w:cs="Arial"/>
        </w:rPr>
        <w:t>)</w:t>
      </w:r>
      <w:r>
        <w:rPr>
          <w:rFonts w:ascii="Georgia" w:hAnsi="Georgia" w:cs="Arial"/>
        </w:rPr>
        <w:t xml:space="preserve"> and </w:t>
      </w:r>
      <w:r w:rsidRPr="00371788">
        <w:rPr>
          <w:rFonts w:ascii="Georgia" w:hAnsi="Georgia" w:cs="Arial"/>
          <w:b/>
          <w:bCs/>
          <w:color w:val="FF0000"/>
          <w:u w:val="single"/>
        </w:rPr>
        <w:t>click on your name</w:t>
      </w:r>
      <w:r w:rsidRPr="00371788">
        <w:rPr>
          <w:rFonts w:ascii="Georgia" w:hAnsi="Georgia" w:cs="Arial"/>
          <w:color w:val="FF0000"/>
        </w:rPr>
        <w:t xml:space="preserve"> </w:t>
      </w:r>
      <w:r>
        <w:rPr>
          <w:rFonts w:ascii="Georgia" w:hAnsi="Georgia" w:cs="Arial"/>
        </w:rPr>
        <w:t xml:space="preserve">(see </w:t>
      </w:r>
      <w:r w:rsidR="00813571">
        <w:rPr>
          <w:rFonts w:ascii="Georgia" w:hAnsi="Georgia" w:cs="Arial"/>
        </w:rPr>
        <w:t xml:space="preserve">red rectangle </w:t>
      </w:r>
      <w:r>
        <w:rPr>
          <w:rFonts w:ascii="Georgia" w:hAnsi="Georgia" w:cs="Arial"/>
        </w:rPr>
        <w:t>below). This will filter out studies to your allocated papers.</w:t>
      </w:r>
      <w:r w:rsidRPr="008A037A" w:rsidR="008A037A">
        <w:rPr>
          <w:noProof/>
        </w:rPr>
        <w:t xml:space="preserve"> </w:t>
      </w:r>
    </w:p>
    <w:p w:rsidR="00813571" w:rsidP="000F029F" w:rsidRDefault="00813571" w14:paraId="76EE5554" w14:textId="285DA82B">
      <w:pPr>
        <w:jc w:val="both"/>
        <w:rPr>
          <w:rFonts w:ascii="Georgia" w:hAnsi="Georgia" w:cs="Arial"/>
        </w:rPr>
      </w:pPr>
      <w:r w:rsidRPr="00813571">
        <w:rPr>
          <w:rFonts w:ascii="Georgia" w:hAnsi="Georgia" w:cs="Arial"/>
          <w:noProof/>
        </w:rPr>
        <w:drawing>
          <wp:inline distT="0" distB="0" distL="0" distR="0" wp14:anchorId="67C44806" wp14:editId="1AB1A2E2">
            <wp:extent cx="6645910" cy="2968625"/>
            <wp:effectExtent l="0" t="0" r="2540" b="3175"/>
            <wp:docPr id="1619451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19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71" w:rsidP="000F029F" w:rsidRDefault="00813571" w14:paraId="7826D7C4" w14:textId="544BEEF2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>When you are ready, you can use the decisions in Rayyan (</w:t>
      </w:r>
      <w:r w:rsidRPr="000F46B4">
        <w:rPr>
          <w:rFonts w:ascii="Georgia" w:hAnsi="Georgia" w:cs="Arial"/>
          <w:b/>
          <w:bCs/>
          <w:color w:val="00B050"/>
        </w:rPr>
        <w:t>include</w:t>
      </w:r>
      <w:r w:rsidRPr="000F46B4">
        <w:rPr>
          <w:rFonts w:ascii="Georgia" w:hAnsi="Georgia" w:cs="Arial"/>
        </w:rPr>
        <w:t xml:space="preserve"> or </w:t>
      </w:r>
      <w:r w:rsidRPr="00E03255">
        <w:rPr>
          <w:rFonts w:ascii="Georgia" w:hAnsi="Georgia" w:cs="Arial"/>
          <w:b/>
          <w:bCs/>
          <w:color w:val="FF0000"/>
        </w:rPr>
        <w:t>exclude</w:t>
      </w:r>
      <w:r w:rsidRPr="000F46B4">
        <w:rPr>
          <w:rFonts w:ascii="Georgia" w:hAnsi="Georgia" w:cs="Arial"/>
        </w:rPr>
        <w:t>; see</w:t>
      </w:r>
      <w:r>
        <w:rPr>
          <w:rFonts w:ascii="Georgia" w:hAnsi="Georgia" w:cs="Arial"/>
        </w:rPr>
        <w:t xml:space="preserve"> red box</w:t>
      </w:r>
      <w:r w:rsidRPr="000F46B4">
        <w:rPr>
          <w:rFonts w:ascii="Georgia" w:hAnsi="Georgia" w:cs="Arial"/>
        </w:rPr>
        <w:t xml:space="preserve"> </w:t>
      </w:r>
      <w:r>
        <w:rPr>
          <w:rFonts w:ascii="Georgia" w:hAnsi="Georgia" w:cs="Arial"/>
        </w:rPr>
        <w:t>below</w:t>
      </w:r>
      <w:r w:rsidRPr="000F46B4">
        <w:rPr>
          <w:rFonts w:ascii="Georgia" w:hAnsi="Georgia" w:cs="Arial"/>
        </w:rPr>
        <w:t xml:space="preserve">). </w:t>
      </w:r>
      <w:r w:rsidR="004D4D40">
        <w:rPr>
          <w:rFonts w:ascii="Georgia" w:hAnsi="Georgia" w:cs="Arial"/>
        </w:rPr>
        <w:t>No need to add reasons for exclusion</w:t>
      </w:r>
      <w:r w:rsidR="007B49C3">
        <w:rPr>
          <w:rFonts w:ascii="Georgia" w:hAnsi="Georgia" w:cs="Arial"/>
        </w:rPr>
        <w:t xml:space="preserve">, just tick “include” or “exclude”. </w:t>
      </w:r>
    </w:p>
    <w:p w:rsidR="00DB1A01" w:rsidP="000F029F" w:rsidRDefault="00DB1A01" w14:paraId="2EAE71DD" w14:textId="081DAF04">
      <w:pPr>
        <w:jc w:val="both"/>
        <w:rPr>
          <w:rFonts w:ascii="Georgia" w:hAnsi="Georgia" w:cs="Arial"/>
        </w:rPr>
      </w:pPr>
      <w:r w:rsidRPr="00DB1A01">
        <w:rPr>
          <w:rFonts w:ascii="Georgia" w:hAnsi="Georgia" w:cs="Arial"/>
          <w:noProof/>
        </w:rPr>
        <w:drawing>
          <wp:inline distT="0" distB="0" distL="0" distR="0" wp14:anchorId="75CFCF71" wp14:editId="5926B31D">
            <wp:extent cx="6645910" cy="2968625"/>
            <wp:effectExtent l="0" t="0" r="2540" b="3175"/>
            <wp:docPr id="799238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898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75AA" w:rsidR="009C75AA" w:rsidP="000F029F" w:rsidRDefault="009C75AA" w14:paraId="5825751B" w14:textId="77777777">
      <w:pPr>
        <w:jc w:val="both"/>
        <w:rPr>
          <w:rFonts w:ascii="Georgia" w:hAnsi="Georgia" w:cs="Arial"/>
          <w:b/>
          <w:bCs/>
          <w:u w:val="single"/>
        </w:rPr>
      </w:pPr>
      <w:r w:rsidRPr="009C75AA">
        <w:rPr>
          <w:rFonts w:ascii="Georgia" w:hAnsi="Georgia" w:cs="Arial"/>
          <w:b/>
          <w:bCs/>
          <w:u w:val="single"/>
        </w:rPr>
        <w:t>Some of the things to be wary of:</w:t>
      </w:r>
    </w:p>
    <w:p w:rsidR="009C75AA" w:rsidP="000F029F" w:rsidRDefault="009C75AA" w14:paraId="300A715D" w14:textId="5F7BAFB0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 xml:space="preserve">We are only interested in experimental data, so please exclude field observations, reviews, meta-analyses, theoretical studies, editorials, etc. </w:t>
      </w:r>
    </w:p>
    <w:p w:rsidR="009C75AA" w:rsidP="000F029F" w:rsidRDefault="009C75AA" w14:paraId="5D90BB79" w14:textId="561CC443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 w:rsidRPr="009C75AA">
        <w:rPr>
          <w:rFonts w:ascii="Georgia" w:hAnsi="Georgia" w:cs="Arial"/>
        </w:rPr>
        <w:t>If the study does not have an abstract, please</w:t>
      </w:r>
      <w:r w:rsidR="004833CD">
        <w:rPr>
          <w:rFonts w:ascii="Georgia" w:hAnsi="Georgia" w:cs="Arial"/>
        </w:rPr>
        <w:t xml:space="preserve"> google the article and have a</w:t>
      </w:r>
      <w:r w:rsidRPr="009C75AA">
        <w:rPr>
          <w:rFonts w:ascii="Georgia" w:hAnsi="Georgia" w:cs="Arial"/>
        </w:rPr>
        <w:t xml:space="preserve"> look at the PDF.</w:t>
      </w:r>
    </w:p>
    <w:p w:rsidRPr="009C75AA" w:rsidR="009C75AA" w:rsidP="000F029F" w:rsidRDefault="009C75AA" w14:paraId="3C0D61EB" w14:textId="28A21316">
      <w:pPr>
        <w:pStyle w:val="ListParagraph"/>
        <w:numPr>
          <w:ilvl w:val="0"/>
          <w:numId w:val="4"/>
        </w:num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>If some of the criteria are hard to determine, have a look at the PDF</w:t>
      </w:r>
      <w:r w:rsidR="0094509F">
        <w:rPr>
          <w:rFonts w:ascii="Georgia" w:hAnsi="Georgia" w:cs="Arial"/>
        </w:rPr>
        <w:t>.</w:t>
      </w:r>
    </w:p>
    <w:p w:rsidR="009511C0" w:rsidP="000F029F" w:rsidRDefault="00324B3D" w14:paraId="3EBF15B5" w14:textId="2B32DE3C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>In doubt, please use the “</w:t>
      </w:r>
      <w:r w:rsidRPr="004D586C">
        <w:rPr>
          <w:rFonts w:ascii="Georgia" w:hAnsi="Georgia" w:cs="Arial"/>
          <w:b/>
          <w:bCs/>
          <w:color w:val="ED7D31" w:themeColor="accent2"/>
          <w:u w:val="single"/>
        </w:rPr>
        <w:t>Maybe</w:t>
      </w:r>
      <w:r>
        <w:rPr>
          <w:rFonts w:ascii="Georgia" w:hAnsi="Georgia" w:cs="Arial"/>
        </w:rPr>
        <w:t xml:space="preserve">” decision, and add Notes so that I can understand why you are unsure. </w:t>
      </w:r>
      <w:r w:rsidR="009C75AA">
        <w:rPr>
          <w:rFonts w:ascii="Georgia" w:hAnsi="Georgia" w:cs="Arial"/>
        </w:rPr>
        <w:t xml:space="preserve">Please also email </w:t>
      </w:r>
      <w:r w:rsidR="00FD4B59">
        <w:rPr>
          <w:rFonts w:ascii="Georgia" w:hAnsi="Georgia" w:cs="Arial"/>
        </w:rPr>
        <w:t>me</w:t>
      </w:r>
      <w:r w:rsidR="009C75AA">
        <w:rPr>
          <w:rFonts w:ascii="Georgia" w:hAnsi="Georgia" w:cs="Arial"/>
        </w:rPr>
        <w:t xml:space="preserve"> if you have questions or if anything is unclear!</w:t>
      </w:r>
    </w:p>
    <w:p w:rsidR="008F2B87" w:rsidP="000F029F" w:rsidRDefault="008F2B87" w14:paraId="7EAF99C1" w14:textId="77777777">
      <w:pPr>
        <w:jc w:val="both"/>
        <w:rPr>
          <w:rFonts w:ascii="Georgia" w:hAnsi="Georgia" w:cs="Arial"/>
        </w:rPr>
      </w:pPr>
    </w:p>
    <w:p w:rsidRPr="00E063D3" w:rsidR="007F0A30" w:rsidP="000F029F" w:rsidRDefault="007F0A30" w14:paraId="3ED212AA" w14:textId="2DD3A9DC">
      <w:pPr>
        <w:pStyle w:val="ListParagraph"/>
        <w:numPr>
          <w:ilvl w:val="0"/>
          <w:numId w:val="1"/>
        </w:numPr>
        <w:jc w:val="both"/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</w:pPr>
      <w:r w:rsidRPr="00E063D3">
        <w:rPr>
          <w:rFonts w:ascii="Georgia" w:hAnsi="Georgia" w:cs="Arial"/>
          <w:b/>
          <w:bCs/>
          <w:i/>
          <w:iCs/>
          <w:color w:val="CC00CC"/>
          <w:sz w:val="24"/>
          <w:szCs w:val="24"/>
          <w:u w:val="single"/>
        </w:rPr>
        <w:lastRenderedPageBreak/>
        <w:t>Extracting data from studies</w:t>
      </w:r>
    </w:p>
    <w:p w:rsidRPr="000F46B4" w:rsidR="00324B3D" w:rsidP="000F029F" w:rsidRDefault="00324B3D" w14:paraId="0B19F2B0" w14:textId="4D71A101">
      <w:pPr>
        <w:jc w:val="both"/>
        <w:rPr>
          <w:rFonts w:ascii="Georgia" w:hAnsi="Georgia" w:cs="Arial"/>
        </w:rPr>
      </w:pPr>
      <w:r w:rsidRPr="009246D4">
        <w:rPr>
          <w:rFonts w:ascii="Georgia" w:hAnsi="Georgia" w:cs="Arial"/>
        </w:rPr>
        <w:t xml:space="preserve">When a study matches </w:t>
      </w:r>
      <w:r w:rsidRPr="009246D4">
        <w:rPr>
          <w:rFonts w:ascii="Georgia" w:hAnsi="Georgia" w:cs="Arial"/>
          <w:b/>
          <w:bCs/>
          <w:u w:val="single"/>
        </w:rPr>
        <w:t>all</w:t>
      </w:r>
      <w:r w:rsidRPr="009246D4">
        <w:rPr>
          <w:rFonts w:ascii="Georgia" w:hAnsi="Georgia" w:cs="Arial"/>
          <w:b/>
          <w:bCs/>
        </w:rPr>
        <w:t xml:space="preserve"> inclusion criteria</w:t>
      </w:r>
      <w:r>
        <w:rPr>
          <w:rFonts w:ascii="Georgia" w:hAnsi="Georgia" w:cs="Arial"/>
        </w:rPr>
        <w:t xml:space="preserve">, we will extract additional information from these studies. This will be done through a </w:t>
      </w:r>
      <w:r w:rsidRPr="004D586C">
        <w:rPr>
          <w:rFonts w:ascii="Georgia" w:hAnsi="Georgia" w:cs="Arial"/>
          <w:b/>
          <w:bCs/>
        </w:rPr>
        <w:t>Google Form</w:t>
      </w:r>
      <w:r>
        <w:rPr>
          <w:rFonts w:ascii="Georgia" w:hAnsi="Georgia" w:cs="Arial"/>
        </w:rPr>
        <w:t xml:space="preserve"> available here: </w:t>
      </w:r>
      <w:bookmarkStart w:name="_Hlk180057878" w:id="0"/>
      <w:r w:rsidR="004D586C">
        <w:fldChar w:fldCharType="begin"/>
      </w:r>
      <w:r w:rsidR="004D586C">
        <w:instrText>HYPERLINK "https://forms.gle/Ljg5vy2mN5rTP3Uj6"</w:instrText>
      </w:r>
      <w:r w:rsidR="004D586C">
        <w:fldChar w:fldCharType="separate"/>
      </w:r>
      <w:r w:rsidRPr="004D586C" w:rsidR="004D586C">
        <w:rPr>
          <w:rStyle w:val="Hyperlink"/>
          <w:rFonts w:ascii="Georgia" w:hAnsi="Georgia" w:cs="Arial"/>
          <w:b/>
          <w:bCs/>
        </w:rPr>
        <w:t>https://forms.gle/Ljg5vy2mN5rTP3Uj6</w:t>
      </w:r>
      <w:r w:rsidR="004D586C">
        <w:rPr>
          <w:rStyle w:val="Hyperlink"/>
          <w:rFonts w:ascii="Georgia" w:hAnsi="Georgia" w:cs="Arial"/>
          <w:b/>
          <w:bCs/>
        </w:rPr>
        <w:fldChar w:fldCharType="end"/>
      </w:r>
      <w:r w:rsidR="004D586C">
        <w:rPr>
          <w:rFonts w:ascii="Georgia" w:hAnsi="Georgia" w:cs="Arial"/>
        </w:rPr>
        <w:t xml:space="preserve"> </w:t>
      </w:r>
      <w:bookmarkEnd w:id="0"/>
    </w:p>
    <w:p w:rsidR="00371788" w:rsidP="000F029F" w:rsidRDefault="007F0A30" w14:paraId="25AE6582" w14:textId="2D2ABDF5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 xml:space="preserve">You can decide to extract data from the included studies </w:t>
      </w:r>
      <w:r w:rsidRPr="0094509F">
        <w:rPr>
          <w:rFonts w:ascii="Georgia" w:hAnsi="Georgia" w:cs="Arial"/>
          <w:b/>
          <w:bCs/>
          <w:u w:val="single"/>
        </w:rPr>
        <w:t>as you progress through the screening</w:t>
      </w:r>
      <w:r>
        <w:rPr>
          <w:rFonts w:ascii="Georgia" w:hAnsi="Georgia" w:cs="Arial"/>
        </w:rPr>
        <w:t xml:space="preserve">, </w:t>
      </w:r>
      <w:r w:rsidRPr="009C75AA">
        <w:rPr>
          <w:rFonts w:ascii="Georgia" w:hAnsi="Georgia" w:cs="Arial"/>
          <w:b/>
          <w:bCs/>
        </w:rPr>
        <w:t>or after you finish the screening</w:t>
      </w:r>
      <w:r>
        <w:rPr>
          <w:rFonts w:ascii="Georgia" w:hAnsi="Georgia" w:cs="Arial"/>
        </w:rPr>
        <w:t xml:space="preserve">. It might be quicker to do it progressively as you are already familiar with the content of the </w:t>
      </w:r>
      <w:r w:rsidR="009C75AA">
        <w:rPr>
          <w:rFonts w:ascii="Georgia" w:hAnsi="Georgia" w:cs="Arial"/>
        </w:rPr>
        <w:t xml:space="preserve">article. </w:t>
      </w:r>
      <w:r>
        <w:rPr>
          <w:rFonts w:ascii="Georgia" w:hAnsi="Georgia" w:cs="Arial"/>
        </w:rPr>
        <w:t xml:space="preserve"> </w:t>
      </w:r>
    </w:p>
    <w:p w:rsidR="00221DDE" w:rsidP="000F029F" w:rsidRDefault="00221DDE" w14:paraId="3F07FFA8" w14:textId="0C7F2837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 xml:space="preserve">All questions have descriptions, so it should be self-explanatory. However, if something is unclear, or you disagree with the categories, please let </w:t>
      </w:r>
      <w:r w:rsidR="008D5A4B">
        <w:rPr>
          <w:rFonts w:ascii="Georgia" w:hAnsi="Georgia" w:cs="Arial"/>
        </w:rPr>
        <w:t>me</w:t>
      </w:r>
      <w:r>
        <w:rPr>
          <w:rFonts w:ascii="Georgia" w:hAnsi="Georgia" w:cs="Arial"/>
        </w:rPr>
        <w:t xml:space="preserve"> know! </w:t>
      </w:r>
    </w:p>
    <w:p w:rsidR="00371788" w:rsidP="000F029F" w:rsidRDefault="007F0A30" w14:paraId="72B96931" w14:textId="7FC53DFF">
      <w:pPr>
        <w:jc w:val="both"/>
        <w:rPr>
          <w:rFonts w:ascii="Georgia" w:hAnsi="Georgia" w:cs="Arial"/>
        </w:rPr>
      </w:pPr>
      <w:r>
        <w:rPr>
          <w:rFonts w:ascii="Georgia" w:hAnsi="Georgia" w:cs="Arial"/>
        </w:rPr>
        <w:t xml:space="preserve">The content we need to extract is mostly available </w:t>
      </w:r>
      <w:r w:rsidR="009C75AA">
        <w:rPr>
          <w:rFonts w:ascii="Georgia" w:hAnsi="Georgia" w:cs="Arial"/>
        </w:rPr>
        <w:t xml:space="preserve">from the abstract, but you may need to look at the PDF in some instances. </w:t>
      </w:r>
      <w:r w:rsidRPr="000F46B4" w:rsidR="009C75AA">
        <w:rPr>
          <w:rFonts w:ascii="Georgia" w:hAnsi="Georgia" w:cs="Arial"/>
        </w:rPr>
        <w:t xml:space="preserve">Most articles should be easily available </w:t>
      </w:r>
      <w:r w:rsidR="009C75AA">
        <w:rPr>
          <w:rFonts w:ascii="Georgia" w:hAnsi="Georgia" w:cs="Arial"/>
        </w:rPr>
        <w:t>through university subscriptions or</w:t>
      </w:r>
      <w:r w:rsidRPr="000F46B4" w:rsidR="009C75AA">
        <w:rPr>
          <w:rFonts w:ascii="Georgia" w:hAnsi="Georgia" w:cs="Arial"/>
        </w:rPr>
        <w:t xml:space="preserve"> </w:t>
      </w:r>
      <w:hyperlink w:history="1" r:id="rId17">
        <w:r w:rsidRPr="00F41C42" w:rsidR="009C75AA">
          <w:rPr>
            <w:rStyle w:val="Hyperlink"/>
            <w:rFonts w:ascii="Georgia" w:hAnsi="Georgia" w:cs="Arial"/>
          </w:rPr>
          <w:t>Sci-Hub</w:t>
        </w:r>
      </w:hyperlink>
      <w:r w:rsidRPr="000F46B4" w:rsidR="009C75AA">
        <w:rPr>
          <w:rFonts w:ascii="Georgia" w:hAnsi="Georgia" w:cs="Arial"/>
        </w:rPr>
        <w:t xml:space="preserve">. If you cannot retrieve the article, feel free to contact </w:t>
      </w:r>
      <w:r w:rsidR="008D5A4B">
        <w:rPr>
          <w:rFonts w:ascii="Georgia" w:hAnsi="Georgia" w:cs="Arial"/>
        </w:rPr>
        <w:t>me</w:t>
      </w:r>
      <w:r w:rsidR="00221DDE">
        <w:rPr>
          <w:rFonts w:ascii="Georgia" w:hAnsi="Georgia" w:cs="Arial"/>
        </w:rPr>
        <w:t xml:space="preserve">, </w:t>
      </w:r>
      <w:r w:rsidR="008D5A4B">
        <w:rPr>
          <w:rFonts w:ascii="Georgia" w:hAnsi="Georgia" w:cs="Arial"/>
        </w:rPr>
        <w:t>I</w:t>
      </w:r>
      <w:r w:rsidR="00221DDE">
        <w:rPr>
          <w:rFonts w:ascii="Georgia" w:hAnsi="Georgia" w:cs="Arial"/>
        </w:rPr>
        <w:t xml:space="preserve"> </w:t>
      </w:r>
      <w:r w:rsidRPr="000F46B4" w:rsidR="009C75AA">
        <w:rPr>
          <w:rFonts w:ascii="Georgia" w:hAnsi="Georgia" w:cs="Arial"/>
        </w:rPr>
        <w:t xml:space="preserve">will try to </w:t>
      </w:r>
      <w:r w:rsidR="009C75AA">
        <w:rPr>
          <w:rFonts w:ascii="Georgia" w:hAnsi="Georgia" w:cs="Arial"/>
        </w:rPr>
        <w:t>get</w:t>
      </w:r>
      <w:r w:rsidR="0094509F">
        <w:rPr>
          <w:rFonts w:ascii="Georgia" w:hAnsi="Georgia" w:cs="Arial"/>
        </w:rPr>
        <w:t xml:space="preserve"> access to</w:t>
      </w:r>
      <w:r w:rsidR="009C75AA">
        <w:rPr>
          <w:rFonts w:ascii="Georgia" w:hAnsi="Georgia" w:cs="Arial"/>
        </w:rPr>
        <w:t xml:space="preserve"> the PDF.</w:t>
      </w:r>
      <w:r w:rsidRPr="000F46B4" w:rsidR="009C75AA">
        <w:rPr>
          <w:rFonts w:ascii="Georgia" w:hAnsi="Georgia" w:cs="Arial"/>
        </w:rPr>
        <w:t xml:space="preserve"> </w:t>
      </w:r>
    </w:p>
    <w:p w:rsidR="007237B0" w:rsidP="000F029F" w:rsidRDefault="0007071B" w14:paraId="6FEF01AC" w14:textId="4E2674BD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 xml:space="preserve">If you have any doubt during the </w:t>
      </w:r>
      <w:r w:rsidR="009D23C7">
        <w:rPr>
          <w:rFonts w:ascii="Georgia" w:hAnsi="Georgia" w:cs="Arial"/>
        </w:rPr>
        <w:t>data extraction</w:t>
      </w:r>
      <w:r w:rsidRPr="000F46B4" w:rsidR="0082457E">
        <w:rPr>
          <w:rFonts w:ascii="Georgia" w:hAnsi="Georgia" w:cs="Arial"/>
        </w:rPr>
        <w:t xml:space="preserve">, </w:t>
      </w:r>
      <w:r w:rsidRPr="000F46B4">
        <w:rPr>
          <w:rFonts w:ascii="Georgia" w:hAnsi="Georgia" w:cs="Arial"/>
        </w:rPr>
        <w:t xml:space="preserve">please email </w:t>
      </w:r>
      <w:hyperlink w:history="1" r:id="rId18">
        <w:r w:rsidRPr="000F46B4" w:rsidR="00902C69">
          <w:rPr>
            <w:rStyle w:val="Hyperlink"/>
            <w:rFonts w:ascii="Georgia" w:hAnsi="Georgia" w:cs="Arial"/>
          </w:rPr>
          <w:t>p.pottier@unsw.edu.au</w:t>
        </w:r>
      </w:hyperlink>
      <w:r w:rsidRPr="000F46B4" w:rsidR="00902C69">
        <w:rPr>
          <w:rFonts w:ascii="Georgia" w:hAnsi="Georgia" w:cs="Arial"/>
        </w:rPr>
        <w:t xml:space="preserve">. </w:t>
      </w:r>
      <w:r w:rsidRPr="000F46B4" w:rsidR="0082457E">
        <w:rPr>
          <w:rFonts w:ascii="Georgia" w:hAnsi="Georgia" w:cs="Arial"/>
        </w:rPr>
        <w:t>This can help definin</w:t>
      </w:r>
      <w:r w:rsidR="00155C00">
        <w:rPr>
          <w:rFonts w:ascii="Georgia" w:hAnsi="Georgia" w:cs="Arial"/>
        </w:rPr>
        <w:t>g</w:t>
      </w:r>
      <w:r w:rsidRPr="000F46B4" w:rsidR="0082457E">
        <w:rPr>
          <w:rFonts w:ascii="Georgia" w:hAnsi="Georgia" w:cs="Arial"/>
        </w:rPr>
        <w:t xml:space="preserve"> criteria</w:t>
      </w:r>
      <w:r w:rsidR="00155C00">
        <w:rPr>
          <w:rFonts w:ascii="Georgia" w:hAnsi="Georgia" w:cs="Arial"/>
        </w:rPr>
        <w:t xml:space="preserve"> more clearly</w:t>
      </w:r>
      <w:r w:rsidRPr="000F46B4" w:rsidR="0082457E">
        <w:rPr>
          <w:rFonts w:ascii="Georgia" w:hAnsi="Georgia" w:cs="Arial"/>
        </w:rPr>
        <w:t xml:space="preserve"> and help everyone involved! </w:t>
      </w:r>
    </w:p>
    <w:p w:rsidRPr="000F46B4" w:rsidR="00E233D2" w:rsidP="000F029F" w:rsidRDefault="00A26BE4" w14:paraId="21DCAEA9" w14:textId="213932DF">
      <w:pPr>
        <w:jc w:val="both"/>
        <w:rPr>
          <w:rFonts w:ascii="Georgia" w:hAnsi="Georgia" w:cs="Arial"/>
        </w:rPr>
      </w:pPr>
      <w:r w:rsidRPr="000F46B4">
        <w:rPr>
          <w:rFonts w:ascii="Georgia" w:hAnsi="Georgia" w:cs="Arial"/>
        </w:rPr>
        <w:t>Th</w:t>
      </w:r>
      <w:r w:rsidR="009D23C7">
        <w:rPr>
          <w:rFonts w:ascii="Georgia" w:hAnsi="Georgia" w:cs="Arial"/>
        </w:rPr>
        <w:t>at’s it</w:t>
      </w:r>
      <w:r w:rsidRPr="000F46B4">
        <w:rPr>
          <w:rFonts w:ascii="Georgia" w:hAnsi="Georgia" w:cs="Arial"/>
        </w:rPr>
        <w:t xml:space="preserve">! </w:t>
      </w:r>
      <w:r w:rsidRPr="000F46B4" w:rsidR="00E233D2">
        <w:rPr>
          <w:rFonts w:ascii="Georgia" w:hAnsi="Georgia" w:cs="Arial"/>
        </w:rPr>
        <w:t>Very well done and many thanks for your contribution! I hope you learned things along the way</w:t>
      </w:r>
      <w:r w:rsidR="00221DDE">
        <w:rPr>
          <w:rFonts w:ascii="Georgia" w:hAnsi="Georgia" w:cs="Arial"/>
        </w:rPr>
        <w:t>,</w:t>
      </w:r>
      <w:r w:rsidR="009D23C7">
        <w:rPr>
          <w:rFonts w:ascii="Georgia" w:hAnsi="Georgia" w:cs="Arial"/>
        </w:rPr>
        <w:t xml:space="preserve"> and we can</w:t>
      </w:r>
      <w:r w:rsidR="00CC1922">
        <w:rPr>
          <w:rFonts w:ascii="Georgia" w:hAnsi="Georgia" w:cs="Arial"/>
        </w:rPr>
        <w:t xml:space="preserve"> now</w:t>
      </w:r>
      <w:r w:rsidR="009D23C7">
        <w:rPr>
          <w:rFonts w:ascii="Georgia" w:hAnsi="Georgia" w:cs="Arial"/>
        </w:rPr>
        <w:t xml:space="preserve"> confidently rant about how understudied embryos are </w:t>
      </w:r>
      <w:r w:rsidRPr="009D23C7" w:rsidR="009D23C7">
        <w:rPr>
          <mc:AlternateContent>
            <mc:Choice Requires="w16se">
              <w:rFonts w:ascii="Georgia" w:hAnsi="Georgia" w:cs="Arial"/>
            </mc:Choice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0F46B4" w:rsidR="00E233D2">
        <w:rPr>
          <w:rFonts w:ascii="Georgia" w:hAnsi="Georgia" w:cs="Arial"/>
        </w:rPr>
        <w:t xml:space="preserve">. </w:t>
      </w:r>
    </w:p>
    <w:p w:rsidRPr="000F46B4" w:rsidR="006B25C2" w:rsidP="000F029F" w:rsidRDefault="006B25C2" w14:paraId="033ECCB4" w14:textId="6CB0C0E9">
      <w:pPr>
        <w:jc w:val="both"/>
        <w:rPr>
          <w:rFonts w:ascii="Georgia" w:hAnsi="Georgia" w:cs="Arial"/>
        </w:rPr>
      </w:pPr>
    </w:p>
    <w:sectPr w:rsidRPr="000F46B4" w:rsidR="006B25C2" w:rsidSect="000745CE">
      <w:headerReference w:type="default" r:id="rId19"/>
      <w:headerReference w:type="first" r:id="rId20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63E7D" w:rsidP="005F7312" w:rsidRDefault="00E63E7D" w14:paraId="3758CD2C" w14:textId="77777777">
      <w:pPr>
        <w:spacing w:after="0" w:line="240" w:lineRule="auto"/>
      </w:pPr>
      <w:r>
        <w:separator/>
      </w:r>
    </w:p>
  </w:endnote>
  <w:endnote w:type="continuationSeparator" w:id="0">
    <w:p w:rsidR="00E63E7D" w:rsidP="005F7312" w:rsidRDefault="00E63E7D" w14:paraId="4A50FB1E" w14:textId="77777777">
      <w:pPr>
        <w:spacing w:after="0" w:line="240" w:lineRule="auto"/>
      </w:pPr>
      <w:r>
        <w:continuationSeparator/>
      </w:r>
    </w:p>
  </w:endnote>
  <w:endnote w:type="continuationNotice" w:id="1">
    <w:p w:rsidR="00E63E7D" w:rsidRDefault="00E63E7D" w14:paraId="6D195BE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63E7D" w:rsidP="005F7312" w:rsidRDefault="00E63E7D" w14:paraId="2900BB1F" w14:textId="77777777">
      <w:pPr>
        <w:spacing w:after="0" w:line="240" w:lineRule="auto"/>
      </w:pPr>
      <w:r>
        <w:separator/>
      </w:r>
    </w:p>
  </w:footnote>
  <w:footnote w:type="continuationSeparator" w:id="0">
    <w:p w:rsidR="00E63E7D" w:rsidP="005F7312" w:rsidRDefault="00E63E7D" w14:paraId="46A332C0" w14:textId="77777777">
      <w:pPr>
        <w:spacing w:after="0" w:line="240" w:lineRule="auto"/>
      </w:pPr>
      <w:r>
        <w:continuationSeparator/>
      </w:r>
    </w:p>
  </w:footnote>
  <w:footnote w:type="continuationNotice" w:id="1">
    <w:p w:rsidR="00E63E7D" w:rsidRDefault="00E63E7D" w14:paraId="6855871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D4B59" w:rsidP="008D5A4B" w:rsidRDefault="00FD4B59" w14:paraId="172F78F3" w14:textId="12AEFE48">
    <w:pPr>
      <w:pStyle w:val="Header"/>
      <w:jc w:val="right"/>
    </w:pPr>
    <w:r>
      <w:t>p.pottier@unsw.edu.au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DB1C30" w:rsidR="005F7312" w:rsidP="00DB1C30" w:rsidRDefault="005F7312" w14:paraId="2F34D5E3" w14:textId="11106396">
    <w:pPr>
      <w:rPr>
        <w:rFonts w:ascii="Arial" w:hAnsi="Arial" w:cs="Arial"/>
        <w:b/>
        <w:bCs/>
        <w:sz w:val="24"/>
        <w:szCs w:val="24"/>
      </w:rPr>
    </w:pPr>
    <w:r w:rsidRPr="00DB1C30">
      <w:rPr>
        <w:rFonts w:ascii="Arial" w:hAnsi="Arial" w:cs="Arial"/>
        <w:sz w:val="24"/>
        <w:szCs w:val="24"/>
      </w:rPr>
      <w:t>Patrice Pottier</w:t>
    </w:r>
    <w:r w:rsidRPr="00DB1C30" w:rsidR="00DB1C30">
      <w:rPr>
        <w:rFonts w:ascii="Arial" w:hAnsi="Arial" w:cs="Arial"/>
        <w:sz w:val="24"/>
        <w:szCs w:val="24"/>
      </w:rPr>
      <w:t xml:space="preserve">     </w:t>
    </w:r>
    <w:r w:rsidRPr="00DB1C30" w:rsidR="00DB1C30">
      <w:rPr>
        <w:rFonts w:ascii="Arial" w:hAnsi="Arial" w:cs="Arial"/>
        <w:b/>
        <w:bCs/>
        <w:sz w:val="24"/>
        <w:szCs w:val="24"/>
      </w:rPr>
      <w:t xml:space="preserve">Protocol </w:t>
    </w:r>
    <w:r w:rsidR="007F0A30">
      <w:rPr>
        <w:rFonts w:ascii="Arial" w:hAnsi="Arial" w:cs="Arial"/>
        <w:b/>
        <w:bCs/>
        <w:sz w:val="24"/>
        <w:szCs w:val="24"/>
      </w:rPr>
      <w:t>– Conservation Physiology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623B4"/>
    <w:multiLevelType w:val="hybridMultilevel"/>
    <w:tmpl w:val="DD4C483E"/>
    <w:lvl w:ilvl="0" w:tplc="8222EBFC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6F312C"/>
    <w:multiLevelType w:val="hybridMultilevel"/>
    <w:tmpl w:val="3BEC5626"/>
    <w:lvl w:ilvl="0" w:tplc="46DAA7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00BA1"/>
    <w:multiLevelType w:val="hybridMultilevel"/>
    <w:tmpl w:val="643E24FC"/>
    <w:lvl w:ilvl="0" w:tplc="8674A660"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3511A5"/>
    <w:multiLevelType w:val="hybridMultilevel"/>
    <w:tmpl w:val="3BEC562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C2A1C"/>
    <w:multiLevelType w:val="hybridMultilevel"/>
    <w:tmpl w:val="3BEC5626"/>
    <w:lvl w:ilvl="0" w:tplc="46DAA7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260304">
    <w:abstractNumId w:val="1"/>
  </w:num>
  <w:num w:numId="2" w16cid:durableId="499736834">
    <w:abstractNumId w:val="0"/>
  </w:num>
  <w:num w:numId="3" w16cid:durableId="810445015">
    <w:abstractNumId w:val="4"/>
  </w:num>
  <w:num w:numId="4" w16cid:durableId="1872372656">
    <w:abstractNumId w:val="2"/>
  </w:num>
  <w:num w:numId="5" w16cid:durableId="198393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37"/>
    <w:rsid w:val="00001AAA"/>
    <w:rsid w:val="0001309D"/>
    <w:rsid w:val="00014447"/>
    <w:rsid w:val="00021619"/>
    <w:rsid w:val="00042E44"/>
    <w:rsid w:val="0005011A"/>
    <w:rsid w:val="000575CC"/>
    <w:rsid w:val="0006300F"/>
    <w:rsid w:val="00063C57"/>
    <w:rsid w:val="0006402A"/>
    <w:rsid w:val="0006583F"/>
    <w:rsid w:val="0007071B"/>
    <w:rsid w:val="000745CE"/>
    <w:rsid w:val="00081AD9"/>
    <w:rsid w:val="00084862"/>
    <w:rsid w:val="000904E9"/>
    <w:rsid w:val="000915EA"/>
    <w:rsid w:val="00093DE8"/>
    <w:rsid w:val="00095930"/>
    <w:rsid w:val="000974B6"/>
    <w:rsid w:val="000A04C2"/>
    <w:rsid w:val="000A52A5"/>
    <w:rsid w:val="000A53E0"/>
    <w:rsid w:val="000A7871"/>
    <w:rsid w:val="000B4158"/>
    <w:rsid w:val="000D1CBD"/>
    <w:rsid w:val="000D6905"/>
    <w:rsid w:val="000E1147"/>
    <w:rsid w:val="000E214B"/>
    <w:rsid w:val="000F029F"/>
    <w:rsid w:val="000F46B4"/>
    <w:rsid w:val="00106119"/>
    <w:rsid w:val="00114DF7"/>
    <w:rsid w:val="00120837"/>
    <w:rsid w:val="00125826"/>
    <w:rsid w:val="001311BE"/>
    <w:rsid w:val="00132D50"/>
    <w:rsid w:val="00136C95"/>
    <w:rsid w:val="00140A0E"/>
    <w:rsid w:val="001457DF"/>
    <w:rsid w:val="00155C00"/>
    <w:rsid w:val="0016569B"/>
    <w:rsid w:val="00166412"/>
    <w:rsid w:val="00167995"/>
    <w:rsid w:val="00171E78"/>
    <w:rsid w:val="00186920"/>
    <w:rsid w:val="0018764A"/>
    <w:rsid w:val="001912EE"/>
    <w:rsid w:val="00191610"/>
    <w:rsid w:val="001A0E40"/>
    <w:rsid w:val="001A0FB9"/>
    <w:rsid w:val="001A26EC"/>
    <w:rsid w:val="001B137E"/>
    <w:rsid w:val="001B4963"/>
    <w:rsid w:val="001B4B1A"/>
    <w:rsid w:val="001B64D6"/>
    <w:rsid w:val="001B7648"/>
    <w:rsid w:val="001C195A"/>
    <w:rsid w:val="001C43E8"/>
    <w:rsid w:val="001C79F7"/>
    <w:rsid w:val="001D347A"/>
    <w:rsid w:val="001E592A"/>
    <w:rsid w:val="002049DA"/>
    <w:rsid w:val="00210C0A"/>
    <w:rsid w:val="002200B6"/>
    <w:rsid w:val="00221DDE"/>
    <w:rsid w:val="00223EFA"/>
    <w:rsid w:val="00226F9F"/>
    <w:rsid w:val="00252EF7"/>
    <w:rsid w:val="002572EE"/>
    <w:rsid w:val="00261064"/>
    <w:rsid w:val="002611F2"/>
    <w:rsid w:val="00262552"/>
    <w:rsid w:val="002735FF"/>
    <w:rsid w:val="00274032"/>
    <w:rsid w:val="00274CB2"/>
    <w:rsid w:val="00275036"/>
    <w:rsid w:val="00275254"/>
    <w:rsid w:val="00277ADC"/>
    <w:rsid w:val="0028371D"/>
    <w:rsid w:val="002838F5"/>
    <w:rsid w:val="00284C56"/>
    <w:rsid w:val="00284E01"/>
    <w:rsid w:val="002947B3"/>
    <w:rsid w:val="002A1830"/>
    <w:rsid w:val="002A3812"/>
    <w:rsid w:val="002A3A89"/>
    <w:rsid w:val="002A4A62"/>
    <w:rsid w:val="002B7B71"/>
    <w:rsid w:val="002C3572"/>
    <w:rsid w:val="002C4B01"/>
    <w:rsid w:val="002D0E4C"/>
    <w:rsid w:val="002F0951"/>
    <w:rsid w:val="002F3F3B"/>
    <w:rsid w:val="002F7E7E"/>
    <w:rsid w:val="003032E9"/>
    <w:rsid w:val="00310E82"/>
    <w:rsid w:val="003114E1"/>
    <w:rsid w:val="00312367"/>
    <w:rsid w:val="003127CF"/>
    <w:rsid w:val="003142C7"/>
    <w:rsid w:val="00314699"/>
    <w:rsid w:val="00314CB8"/>
    <w:rsid w:val="00324B3D"/>
    <w:rsid w:val="00326B14"/>
    <w:rsid w:val="0033356F"/>
    <w:rsid w:val="003335A3"/>
    <w:rsid w:val="00335FFE"/>
    <w:rsid w:val="00336646"/>
    <w:rsid w:val="00343A44"/>
    <w:rsid w:val="00345550"/>
    <w:rsid w:val="00346B82"/>
    <w:rsid w:val="00360A93"/>
    <w:rsid w:val="003711CE"/>
    <w:rsid w:val="00371788"/>
    <w:rsid w:val="00374A15"/>
    <w:rsid w:val="00377DF4"/>
    <w:rsid w:val="00380BF6"/>
    <w:rsid w:val="003820D5"/>
    <w:rsid w:val="00384004"/>
    <w:rsid w:val="00391816"/>
    <w:rsid w:val="003A3DA8"/>
    <w:rsid w:val="003A72C5"/>
    <w:rsid w:val="003A7A1E"/>
    <w:rsid w:val="003B1BDD"/>
    <w:rsid w:val="003B3F7B"/>
    <w:rsid w:val="003B7333"/>
    <w:rsid w:val="003D3CE1"/>
    <w:rsid w:val="003D48F2"/>
    <w:rsid w:val="003D739C"/>
    <w:rsid w:val="003E2D70"/>
    <w:rsid w:val="003E37D9"/>
    <w:rsid w:val="003E40EC"/>
    <w:rsid w:val="003F392F"/>
    <w:rsid w:val="003F43FD"/>
    <w:rsid w:val="0040022C"/>
    <w:rsid w:val="004010A6"/>
    <w:rsid w:val="0040694C"/>
    <w:rsid w:val="00410DBC"/>
    <w:rsid w:val="004126A3"/>
    <w:rsid w:val="00422875"/>
    <w:rsid w:val="00426F2E"/>
    <w:rsid w:val="0043013E"/>
    <w:rsid w:val="0043065B"/>
    <w:rsid w:val="00430DBB"/>
    <w:rsid w:val="00431A72"/>
    <w:rsid w:val="00437F86"/>
    <w:rsid w:val="00455D08"/>
    <w:rsid w:val="00460298"/>
    <w:rsid w:val="00460DBB"/>
    <w:rsid w:val="00462279"/>
    <w:rsid w:val="004659B5"/>
    <w:rsid w:val="004833CD"/>
    <w:rsid w:val="00496231"/>
    <w:rsid w:val="004A658F"/>
    <w:rsid w:val="004B09DC"/>
    <w:rsid w:val="004B30A8"/>
    <w:rsid w:val="004C0F1D"/>
    <w:rsid w:val="004C4280"/>
    <w:rsid w:val="004C5258"/>
    <w:rsid w:val="004C7BF8"/>
    <w:rsid w:val="004D4D40"/>
    <w:rsid w:val="004D586C"/>
    <w:rsid w:val="004E26D7"/>
    <w:rsid w:val="004F1901"/>
    <w:rsid w:val="004F587C"/>
    <w:rsid w:val="004F5C5C"/>
    <w:rsid w:val="004F6BF5"/>
    <w:rsid w:val="00501C4B"/>
    <w:rsid w:val="00504D99"/>
    <w:rsid w:val="00516B6D"/>
    <w:rsid w:val="00524824"/>
    <w:rsid w:val="00533030"/>
    <w:rsid w:val="00535F57"/>
    <w:rsid w:val="005636A7"/>
    <w:rsid w:val="005745DB"/>
    <w:rsid w:val="00575A91"/>
    <w:rsid w:val="005946B9"/>
    <w:rsid w:val="005A3838"/>
    <w:rsid w:val="005A3935"/>
    <w:rsid w:val="005A787A"/>
    <w:rsid w:val="005B7660"/>
    <w:rsid w:val="005C2F9F"/>
    <w:rsid w:val="005D2F47"/>
    <w:rsid w:val="005D315D"/>
    <w:rsid w:val="005D7F8E"/>
    <w:rsid w:val="005E27EA"/>
    <w:rsid w:val="005E2A49"/>
    <w:rsid w:val="005E4048"/>
    <w:rsid w:val="005E7343"/>
    <w:rsid w:val="005F7312"/>
    <w:rsid w:val="00600B2B"/>
    <w:rsid w:val="00622C85"/>
    <w:rsid w:val="00626169"/>
    <w:rsid w:val="006342F2"/>
    <w:rsid w:val="00636B0B"/>
    <w:rsid w:val="00636E21"/>
    <w:rsid w:val="006412CC"/>
    <w:rsid w:val="0064742C"/>
    <w:rsid w:val="00651FB3"/>
    <w:rsid w:val="0065269F"/>
    <w:rsid w:val="00652B2A"/>
    <w:rsid w:val="00655607"/>
    <w:rsid w:val="0066108D"/>
    <w:rsid w:val="006729FD"/>
    <w:rsid w:val="00676FCA"/>
    <w:rsid w:val="00682699"/>
    <w:rsid w:val="00693112"/>
    <w:rsid w:val="006940A4"/>
    <w:rsid w:val="006A0560"/>
    <w:rsid w:val="006A2EBE"/>
    <w:rsid w:val="006A3B4C"/>
    <w:rsid w:val="006A453E"/>
    <w:rsid w:val="006A5D23"/>
    <w:rsid w:val="006B25C2"/>
    <w:rsid w:val="006C0C6D"/>
    <w:rsid w:val="006C594E"/>
    <w:rsid w:val="006D0599"/>
    <w:rsid w:val="006D571B"/>
    <w:rsid w:val="006E0090"/>
    <w:rsid w:val="006E1A4F"/>
    <w:rsid w:val="0070421C"/>
    <w:rsid w:val="00705BB1"/>
    <w:rsid w:val="00716696"/>
    <w:rsid w:val="00717387"/>
    <w:rsid w:val="007237B0"/>
    <w:rsid w:val="00765CFE"/>
    <w:rsid w:val="007713B7"/>
    <w:rsid w:val="0077294F"/>
    <w:rsid w:val="00776116"/>
    <w:rsid w:val="007778D3"/>
    <w:rsid w:val="00777F04"/>
    <w:rsid w:val="00790A69"/>
    <w:rsid w:val="007926B1"/>
    <w:rsid w:val="007932DA"/>
    <w:rsid w:val="007A0454"/>
    <w:rsid w:val="007A6D88"/>
    <w:rsid w:val="007B49C3"/>
    <w:rsid w:val="007C530D"/>
    <w:rsid w:val="007C66BB"/>
    <w:rsid w:val="007D4D6C"/>
    <w:rsid w:val="007D74A7"/>
    <w:rsid w:val="007F0A30"/>
    <w:rsid w:val="007F3C77"/>
    <w:rsid w:val="007F6526"/>
    <w:rsid w:val="007F69F7"/>
    <w:rsid w:val="00806F26"/>
    <w:rsid w:val="00813571"/>
    <w:rsid w:val="00814A40"/>
    <w:rsid w:val="0081700A"/>
    <w:rsid w:val="008172A1"/>
    <w:rsid w:val="0082457E"/>
    <w:rsid w:val="00824F73"/>
    <w:rsid w:val="00837B6F"/>
    <w:rsid w:val="00837BC8"/>
    <w:rsid w:val="0084629A"/>
    <w:rsid w:val="00846EA9"/>
    <w:rsid w:val="0085208D"/>
    <w:rsid w:val="00864B46"/>
    <w:rsid w:val="0087718B"/>
    <w:rsid w:val="00880EB6"/>
    <w:rsid w:val="00881EC5"/>
    <w:rsid w:val="008834D7"/>
    <w:rsid w:val="008863E8"/>
    <w:rsid w:val="00890352"/>
    <w:rsid w:val="00892FC6"/>
    <w:rsid w:val="0089311E"/>
    <w:rsid w:val="008946FF"/>
    <w:rsid w:val="008967CC"/>
    <w:rsid w:val="008A037A"/>
    <w:rsid w:val="008A20C2"/>
    <w:rsid w:val="008B003F"/>
    <w:rsid w:val="008C22B5"/>
    <w:rsid w:val="008C307B"/>
    <w:rsid w:val="008D4B13"/>
    <w:rsid w:val="008D5A4B"/>
    <w:rsid w:val="008E0FFA"/>
    <w:rsid w:val="008F2B87"/>
    <w:rsid w:val="008F76EF"/>
    <w:rsid w:val="009014AA"/>
    <w:rsid w:val="00902C69"/>
    <w:rsid w:val="00902D35"/>
    <w:rsid w:val="00902EAB"/>
    <w:rsid w:val="00921CA7"/>
    <w:rsid w:val="009246D4"/>
    <w:rsid w:val="00930B7D"/>
    <w:rsid w:val="00940858"/>
    <w:rsid w:val="00943820"/>
    <w:rsid w:val="00944717"/>
    <w:rsid w:val="0094509F"/>
    <w:rsid w:val="00950B19"/>
    <w:rsid w:val="009511C0"/>
    <w:rsid w:val="00951F80"/>
    <w:rsid w:val="00952D13"/>
    <w:rsid w:val="0096275A"/>
    <w:rsid w:val="0096649B"/>
    <w:rsid w:val="009765F1"/>
    <w:rsid w:val="00982FD7"/>
    <w:rsid w:val="009B2689"/>
    <w:rsid w:val="009B6E82"/>
    <w:rsid w:val="009B7982"/>
    <w:rsid w:val="009C1F9B"/>
    <w:rsid w:val="009C4A39"/>
    <w:rsid w:val="009C57CF"/>
    <w:rsid w:val="009C75AA"/>
    <w:rsid w:val="009D1D72"/>
    <w:rsid w:val="009D23C7"/>
    <w:rsid w:val="009D5449"/>
    <w:rsid w:val="009D5B34"/>
    <w:rsid w:val="009E25EC"/>
    <w:rsid w:val="009E52EE"/>
    <w:rsid w:val="009E6E09"/>
    <w:rsid w:val="009E704A"/>
    <w:rsid w:val="009F1289"/>
    <w:rsid w:val="00A0127D"/>
    <w:rsid w:val="00A0137F"/>
    <w:rsid w:val="00A01C1F"/>
    <w:rsid w:val="00A10A0D"/>
    <w:rsid w:val="00A12110"/>
    <w:rsid w:val="00A16A5A"/>
    <w:rsid w:val="00A26BE4"/>
    <w:rsid w:val="00A32F7F"/>
    <w:rsid w:val="00A33106"/>
    <w:rsid w:val="00A4137F"/>
    <w:rsid w:val="00A428FE"/>
    <w:rsid w:val="00A44BC4"/>
    <w:rsid w:val="00A55BBB"/>
    <w:rsid w:val="00A5711A"/>
    <w:rsid w:val="00A772C6"/>
    <w:rsid w:val="00A90478"/>
    <w:rsid w:val="00A91212"/>
    <w:rsid w:val="00A9185D"/>
    <w:rsid w:val="00A93BAD"/>
    <w:rsid w:val="00A9570E"/>
    <w:rsid w:val="00AA6A85"/>
    <w:rsid w:val="00AB0054"/>
    <w:rsid w:val="00AB22A6"/>
    <w:rsid w:val="00AB505C"/>
    <w:rsid w:val="00AB5D69"/>
    <w:rsid w:val="00AB65EA"/>
    <w:rsid w:val="00AC70D3"/>
    <w:rsid w:val="00AD158E"/>
    <w:rsid w:val="00AD2585"/>
    <w:rsid w:val="00AD5490"/>
    <w:rsid w:val="00AD7F76"/>
    <w:rsid w:val="00AE303F"/>
    <w:rsid w:val="00AF73BD"/>
    <w:rsid w:val="00AF7F4B"/>
    <w:rsid w:val="00B07672"/>
    <w:rsid w:val="00B13C2A"/>
    <w:rsid w:val="00B14065"/>
    <w:rsid w:val="00B43CA6"/>
    <w:rsid w:val="00B450DD"/>
    <w:rsid w:val="00B52F79"/>
    <w:rsid w:val="00B56613"/>
    <w:rsid w:val="00B60085"/>
    <w:rsid w:val="00B61426"/>
    <w:rsid w:val="00B66CB2"/>
    <w:rsid w:val="00B71C33"/>
    <w:rsid w:val="00B735E3"/>
    <w:rsid w:val="00B8146E"/>
    <w:rsid w:val="00B8177D"/>
    <w:rsid w:val="00B83BF8"/>
    <w:rsid w:val="00B86667"/>
    <w:rsid w:val="00BA0D7D"/>
    <w:rsid w:val="00BA3DA0"/>
    <w:rsid w:val="00BA73CB"/>
    <w:rsid w:val="00BB180D"/>
    <w:rsid w:val="00BB1F8C"/>
    <w:rsid w:val="00BC0D6D"/>
    <w:rsid w:val="00BC6D15"/>
    <w:rsid w:val="00BE11BE"/>
    <w:rsid w:val="00BE365F"/>
    <w:rsid w:val="00BE6DEB"/>
    <w:rsid w:val="00BE7768"/>
    <w:rsid w:val="00BF0915"/>
    <w:rsid w:val="00BF0A9C"/>
    <w:rsid w:val="00BF0E24"/>
    <w:rsid w:val="00BF586A"/>
    <w:rsid w:val="00BF76FA"/>
    <w:rsid w:val="00C01D82"/>
    <w:rsid w:val="00C04C96"/>
    <w:rsid w:val="00C16816"/>
    <w:rsid w:val="00C172EB"/>
    <w:rsid w:val="00C30461"/>
    <w:rsid w:val="00C31FC3"/>
    <w:rsid w:val="00C42EE3"/>
    <w:rsid w:val="00C469E6"/>
    <w:rsid w:val="00C61C1E"/>
    <w:rsid w:val="00C7344D"/>
    <w:rsid w:val="00C7347C"/>
    <w:rsid w:val="00C86DAD"/>
    <w:rsid w:val="00C957B4"/>
    <w:rsid w:val="00C96F34"/>
    <w:rsid w:val="00CA1023"/>
    <w:rsid w:val="00CA28C4"/>
    <w:rsid w:val="00CA2B3F"/>
    <w:rsid w:val="00CB76EE"/>
    <w:rsid w:val="00CC0BEB"/>
    <w:rsid w:val="00CC1617"/>
    <w:rsid w:val="00CC1922"/>
    <w:rsid w:val="00CD0B91"/>
    <w:rsid w:val="00CE204E"/>
    <w:rsid w:val="00CE470F"/>
    <w:rsid w:val="00CE7C67"/>
    <w:rsid w:val="00CF2FC0"/>
    <w:rsid w:val="00CF468B"/>
    <w:rsid w:val="00CF79A7"/>
    <w:rsid w:val="00D07094"/>
    <w:rsid w:val="00D218C8"/>
    <w:rsid w:val="00D24F79"/>
    <w:rsid w:val="00D3144A"/>
    <w:rsid w:val="00D3580E"/>
    <w:rsid w:val="00D42EC4"/>
    <w:rsid w:val="00D4339C"/>
    <w:rsid w:val="00D43E96"/>
    <w:rsid w:val="00D449D0"/>
    <w:rsid w:val="00D5223B"/>
    <w:rsid w:val="00D53FE1"/>
    <w:rsid w:val="00D56AD8"/>
    <w:rsid w:val="00D62DCE"/>
    <w:rsid w:val="00D639E3"/>
    <w:rsid w:val="00D65369"/>
    <w:rsid w:val="00D708BB"/>
    <w:rsid w:val="00D75FA3"/>
    <w:rsid w:val="00D80F5B"/>
    <w:rsid w:val="00D82C82"/>
    <w:rsid w:val="00D86E7A"/>
    <w:rsid w:val="00DB1A01"/>
    <w:rsid w:val="00DB1C30"/>
    <w:rsid w:val="00DB5DF8"/>
    <w:rsid w:val="00DB7AB0"/>
    <w:rsid w:val="00DC03CC"/>
    <w:rsid w:val="00DC5AE9"/>
    <w:rsid w:val="00DD7076"/>
    <w:rsid w:val="00DE70A2"/>
    <w:rsid w:val="00DF37F5"/>
    <w:rsid w:val="00DF62FD"/>
    <w:rsid w:val="00E01FC6"/>
    <w:rsid w:val="00E03255"/>
    <w:rsid w:val="00E0332A"/>
    <w:rsid w:val="00E03DC2"/>
    <w:rsid w:val="00E063D3"/>
    <w:rsid w:val="00E2208B"/>
    <w:rsid w:val="00E22C88"/>
    <w:rsid w:val="00E233D2"/>
    <w:rsid w:val="00E26944"/>
    <w:rsid w:val="00E31DF5"/>
    <w:rsid w:val="00E32562"/>
    <w:rsid w:val="00E40754"/>
    <w:rsid w:val="00E455BA"/>
    <w:rsid w:val="00E63E7D"/>
    <w:rsid w:val="00E66228"/>
    <w:rsid w:val="00E74C5D"/>
    <w:rsid w:val="00E81889"/>
    <w:rsid w:val="00E90B3D"/>
    <w:rsid w:val="00E91E9F"/>
    <w:rsid w:val="00E93064"/>
    <w:rsid w:val="00E96D0E"/>
    <w:rsid w:val="00EA0EDC"/>
    <w:rsid w:val="00EA235D"/>
    <w:rsid w:val="00EA354E"/>
    <w:rsid w:val="00EA75C6"/>
    <w:rsid w:val="00EB21CA"/>
    <w:rsid w:val="00EB43EC"/>
    <w:rsid w:val="00EC0D4F"/>
    <w:rsid w:val="00EC6752"/>
    <w:rsid w:val="00ED1820"/>
    <w:rsid w:val="00ED21C7"/>
    <w:rsid w:val="00ED58F8"/>
    <w:rsid w:val="00ED7FAF"/>
    <w:rsid w:val="00EE218C"/>
    <w:rsid w:val="00EE5CCB"/>
    <w:rsid w:val="00EE74CD"/>
    <w:rsid w:val="00EF0E91"/>
    <w:rsid w:val="00EF25CE"/>
    <w:rsid w:val="00EF76D2"/>
    <w:rsid w:val="00F017F9"/>
    <w:rsid w:val="00F12BC5"/>
    <w:rsid w:val="00F2010A"/>
    <w:rsid w:val="00F204A4"/>
    <w:rsid w:val="00F21073"/>
    <w:rsid w:val="00F23FA5"/>
    <w:rsid w:val="00F264B7"/>
    <w:rsid w:val="00F30794"/>
    <w:rsid w:val="00F32601"/>
    <w:rsid w:val="00F349E4"/>
    <w:rsid w:val="00F40431"/>
    <w:rsid w:val="00F41C42"/>
    <w:rsid w:val="00F46DE7"/>
    <w:rsid w:val="00F514E2"/>
    <w:rsid w:val="00F52844"/>
    <w:rsid w:val="00F717A6"/>
    <w:rsid w:val="00F73060"/>
    <w:rsid w:val="00F732CE"/>
    <w:rsid w:val="00F74506"/>
    <w:rsid w:val="00F769EE"/>
    <w:rsid w:val="00F957A4"/>
    <w:rsid w:val="00F95F66"/>
    <w:rsid w:val="00FA41C2"/>
    <w:rsid w:val="00FB0835"/>
    <w:rsid w:val="00FB3D73"/>
    <w:rsid w:val="00FC453C"/>
    <w:rsid w:val="00FD3D93"/>
    <w:rsid w:val="00FD4B59"/>
    <w:rsid w:val="00FD6796"/>
    <w:rsid w:val="00FF2D4E"/>
    <w:rsid w:val="00FF57E0"/>
    <w:rsid w:val="00FF75E8"/>
    <w:rsid w:val="10175E19"/>
    <w:rsid w:val="26B4E649"/>
    <w:rsid w:val="2B88E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C837"/>
  <w15:chartTrackingRefBased/>
  <w15:docId w15:val="{ABB7CC42-9BD3-4B39-8387-EBAEDCBB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08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52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25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77A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E7C6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73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7312"/>
  </w:style>
  <w:style w:type="paragraph" w:styleId="Footer">
    <w:name w:val="footer"/>
    <w:basedOn w:val="Normal"/>
    <w:link w:val="FooterChar"/>
    <w:uiPriority w:val="99"/>
    <w:unhideWhenUsed/>
    <w:rsid w:val="005F73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7312"/>
  </w:style>
  <w:style w:type="table" w:styleId="TableGrid">
    <w:name w:val="Table Grid"/>
    <w:basedOn w:val="TableNormal"/>
    <w:uiPriority w:val="39"/>
    <w:rsid w:val="00676F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84E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E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84E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E0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4E0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F76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rayyan.ai/" TargetMode="External" Id="rId8" /><Relationship Type="http://schemas.openxmlformats.org/officeDocument/2006/relationships/image" Target="media/image4.png" Id="rId13" /><Relationship Type="http://schemas.openxmlformats.org/officeDocument/2006/relationships/hyperlink" Target="mailto:p.pottier@unsw.edu.au" TargetMode="Externa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hyperlink" Target="https://sci-hub.ee/" TargetMode="External" Id="rId17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.png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hyperlink" Target="https://help.rayyan.ai/hc/en-us/articles/22697630697617-Getting-Started-with-Rayyan-A-Quick-Start-Guide" TargetMode="External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FEB3B-98C7-4736-8767-F7F33FB77E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Patrice Pottier</dc:creator>
  <keywords/>
  <dc:description/>
  <lastModifiedBy>Utente guest</lastModifiedBy>
  <revision>208</revision>
  <dcterms:created xsi:type="dcterms:W3CDTF">2024-06-13T23:17:00.0000000Z</dcterms:created>
  <dcterms:modified xsi:type="dcterms:W3CDTF">2024-11-18T09:21:48.0703846Z</dcterms:modified>
</coreProperties>
</file>